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19CD6" w14:textId="77777777" w:rsidR="00B07F7C" w:rsidRPr="00616918" w:rsidRDefault="00B07F7C" w:rsidP="00B07F7C">
      <w:pPr>
        <w:jc w:val="center"/>
        <w:textAlignment w:val="baseline"/>
        <w:rPr>
          <w:rFonts w:eastAsia="Times New Roman" w:cs="Times New Roman"/>
          <w:color w:val="000000" w:themeColor="text1"/>
          <w:sz w:val="26"/>
          <w:szCs w:val="26"/>
        </w:rPr>
      </w:pPr>
      <w:r w:rsidRPr="00616918">
        <w:rPr>
          <w:rFonts w:eastAsia="Times New Roman" w:cs="Times New Roman"/>
          <w:b/>
          <w:bCs/>
          <w:color w:val="000000" w:themeColor="text1"/>
          <w:sz w:val="26"/>
          <w:szCs w:val="26"/>
        </w:rPr>
        <w:t>TRƯỜNG ĐẠI HỌC BÁCH KHOA</w:t>
      </w:r>
      <w:r w:rsidRPr="00616918">
        <w:rPr>
          <w:rFonts w:eastAsia="Times New Roman" w:cs="Times New Roman"/>
          <w:color w:val="000000" w:themeColor="text1"/>
          <w:sz w:val="26"/>
          <w:szCs w:val="26"/>
        </w:rPr>
        <w:t> </w:t>
      </w:r>
    </w:p>
    <w:p w14:paraId="5E3A93D5" w14:textId="77777777" w:rsidR="00B07F7C" w:rsidRPr="00616918" w:rsidRDefault="00B07F7C" w:rsidP="00B07F7C">
      <w:pPr>
        <w:jc w:val="center"/>
        <w:textAlignment w:val="baseline"/>
        <w:rPr>
          <w:rFonts w:eastAsia="Times New Roman" w:cs="Times New Roman"/>
          <w:color w:val="000000" w:themeColor="text1"/>
          <w:sz w:val="26"/>
          <w:szCs w:val="26"/>
        </w:rPr>
      </w:pPr>
      <w:r w:rsidRPr="00616918">
        <w:rPr>
          <w:rFonts w:eastAsia="Times New Roman" w:cs="Times New Roman"/>
          <w:b/>
          <w:bCs/>
          <w:color w:val="000000" w:themeColor="text1"/>
          <w:sz w:val="26"/>
          <w:szCs w:val="26"/>
        </w:rPr>
        <w:t>KHOA ĐIỆN TỬ VIỄN THÔNG</w:t>
      </w:r>
      <w:r w:rsidRPr="00616918">
        <w:rPr>
          <w:rFonts w:eastAsia="Times New Roman" w:cs="Times New Roman"/>
          <w:color w:val="000000" w:themeColor="text1"/>
          <w:sz w:val="26"/>
          <w:szCs w:val="26"/>
        </w:rPr>
        <w:t> </w:t>
      </w:r>
    </w:p>
    <w:p w14:paraId="08464745" w14:textId="77777777" w:rsidR="00B07F7C" w:rsidRPr="00616918" w:rsidRDefault="00B07F7C" w:rsidP="00B07F7C">
      <w:pP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 </w:t>
      </w:r>
    </w:p>
    <w:p w14:paraId="0B28E355" w14:textId="77777777" w:rsidR="00B07F7C" w:rsidRPr="00616918" w:rsidRDefault="00B07F7C" w:rsidP="00B07F7C">
      <w:pP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 </w:t>
      </w:r>
    </w:p>
    <w:p w14:paraId="3AA5EF5F" w14:textId="77777777" w:rsidR="00B07F7C" w:rsidRPr="00616918" w:rsidRDefault="00B07F7C" w:rsidP="00B07F7C">
      <w:pP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 </w:t>
      </w:r>
    </w:p>
    <w:p w14:paraId="0ADCF1E5" w14:textId="77777777" w:rsidR="00B07F7C" w:rsidRPr="00616918" w:rsidRDefault="00B07F7C" w:rsidP="00B07F7C">
      <w:pPr>
        <w:textAlignment w:val="baseline"/>
        <w:rPr>
          <w:rFonts w:eastAsia="Times New Roman" w:cs="Times New Roman"/>
          <w:color w:val="000000" w:themeColor="text1"/>
          <w:sz w:val="26"/>
          <w:szCs w:val="26"/>
          <w:lang w:val="vi-VN"/>
        </w:rPr>
      </w:pPr>
      <w:r w:rsidRPr="00616918">
        <w:rPr>
          <w:rFonts w:eastAsia="Times New Roman" w:cs="Times New Roman"/>
          <w:color w:val="000000" w:themeColor="text1"/>
          <w:sz w:val="26"/>
          <w:szCs w:val="26"/>
        </w:rPr>
        <w:t> </w:t>
      </w:r>
    </w:p>
    <w:p w14:paraId="5938A49F" w14:textId="77777777" w:rsidR="00B07F7C" w:rsidRPr="00616918" w:rsidRDefault="00B07F7C" w:rsidP="00B07F7C">
      <w:pPr>
        <w:jc w:val="center"/>
        <w:textAlignment w:val="baseline"/>
        <w:rPr>
          <w:rFonts w:eastAsia="Times New Roman" w:cs="Times New Roman"/>
          <w:color w:val="000000" w:themeColor="text1"/>
          <w:sz w:val="32"/>
          <w:szCs w:val="32"/>
          <w:lang w:val="vi-VN"/>
        </w:rPr>
      </w:pPr>
      <w:r w:rsidRPr="00616918">
        <w:rPr>
          <w:rFonts w:eastAsia="Times New Roman" w:cs="Times New Roman"/>
          <w:b/>
          <w:color w:val="000000" w:themeColor="text1"/>
          <w:sz w:val="32"/>
          <w:szCs w:val="32"/>
        </w:rPr>
        <w:t xml:space="preserve">BÁO CÁO </w:t>
      </w:r>
    </w:p>
    <w:p w14:paraId="6D105E12" w14:textId="77777777" w:rsidR="00B07F7C" w:rsidRPr="00616918" w:rsidRDefault="00B07F7C" w:rsidP="00B07F7C">
      <w:pPr>
        <w:jc w:val="center"/>
        <w:textAlignment w:val="baseline"/>
        <w:rPr>
          <w:rFonts w:eastAsia="Times New Roman" w:cs="Times New Roman"/>
          <w:color w:val="000000" w:themeColor="text1"/>
          <w:sz w:val="40"/>
          <w:szCs w:val="40"/>
        </w:rPr>
      </w:pPr>
      <w:r w:rsidRPr="00616918">
        <w:rPr>
          <w:rFonts w:eastAsia="Times New Roman" w:cs="Times New Roman"/>
          <w:b/>
          <w:color w:val="000000" w:themeColor="text1"/>
          <w:sz w:val="40"/>
          <w:szCs w:val="40"/>
        </w:rPr>
        <w:t>LẬP TRÌNH ĐA NỀN TẢNG</w:t>
      </w:r>
    </w:p>
    <w:p w14:paraId="27F5D17A" w14:textId="15ECB25A" w:rsidR="00B07F7C" w:rsidRDefault="00B07F7C" w:rsidP="00B07F7C">
      <w:pPr>
        <w:jc w:val="center"/>
        <w:textAlignment w:val="baseline"/>
        <w:rPr>
          <w:rFonts w:eastAsia="Times New Roman" w:cs="Times New Roman"/>
          <w:b/>
          <w:bCs/>
          <w:color w:val="000000" w:themeColor="text1"/>
          <w:sz w:val="40"/>
          <w:szCs w:val="40"/>
        </w:rPr>
      </w:pPr>
      <w:r w:rsidRPr="00616918">
        <w:rPr>
          <w:rFonts w:eastAsia="Times New Roman" w:cs="Times New Roman"/>
          <w:b/>
          <w:bCs/>
          <w:color w:val="000000" w:themeColor="text1"/>
          <w:sz w:val="40"/>
          <w:szCs w:val="40"/>
        </w:rPr>
        <w:t>CHỦ</w:t>
      </w:r>
      <w:r w:rsidRPr="00616918">
        <w:rPr>
          <w:rFonts w:eastAsia="Times New Roman" w:cs="Times New Roman"/>
          <w:b/>
          <w:bCs/>
          <w:color w:val="000000" w:themeColor="text1"/>
          <w:sz w:val="40"/>
          <w:szCs w:val="40"/>
          <w:lang w:val="vi-VN"/>
        </w:rPr>
        <w:t xml:space="preserve"> ĐỀ:</w:t>
      </w:r>
    </w:p>
    <w:p w14:paraId="1C71EF64" w14:textId="042CFE39" w:rsidR="00B07F7C" w:rsidRPr="00616918" w:rsidRDefault="001E7391" w:rsidP="001E7391">
      <w:pPr>
        <w:jc w:val="center"/>
        <w:textAlignment w:val="baseline"/>
        <w:rPr>
          <w:rFonts w:eastAsia="Times New Roman" w:cs="Times New Roman"/>
          <w:color w:val="000000" w:themeColor="text1"/>
          <w:sz w:val="26"/>
          <w:szCs w:val="26"/>
          <w:lang w:val="vi-VN"/>
        </w:rPr>
      </w:pPr>
      <w:r w:rsidRPr="001E7391">
        <w:rPr>
          <w:rFonts w:eastAsia="Times New Roman" w:cs="Times New Roman"/>
          <w:b/>
          <w:bCs/>
          <w:color w:val="000000" w:themeColor="text1"/>
          <w:sz w:val="40"/>
          <w:szCs w:val="40"/>
        </w:rPr>
        <w:t>PROVIDER PATTERN - QUẢN LÝ TRẠNG THÁI TOÀN CỤC</w:t>
      </w:r>
      <w:r w:rsidRPr="00616918">
        <w:rPr>
          <w:rFonts w:eastAsia="Times New Roman" w:cs="Times New Roman"/>
          <w:color w:val="000000" w:themeColor="text1"/>
          <w:sz w:val="26"/>
          <w:szCs w:val="26"/>
        </w:rPr>
        <w:t> </w:t>
      </w:r>
    </w:p>
    <w:p w14:paraId="59F9A066" w14:textId="77777777" w:rsidR="00B07F7C" w:rsidRPr="00616918" w:rsidRDefault="00B07F7C" w:rsidP="00B07F7C">
      <w:pPr>
        <w:jc w:val="center"/>
        <w:textAlignment w:val="baseline"/>
        <w:rPr>
          <w:rFonts w:eastAsia="Times New Roman" w:cs="Times New Roman"/>
          <w:color w:val="000000" w:themeColor="text1"/>
          <w:sz w:val="26"/>
          <w:szCs w:val="26"/>
        </w:rPr>
      </w:pPr>
    </w:p>
    <w:p w14:paraId="588B576C" w14:textId="77777777" w:rsidR="00B07F7C" w:rsidRPr="00616918" w:rsidRDefault="00B07F7C" w:rsidP="00B07F7C">
      <w:pPr>
        <w:jc w:val="center"/>
        <w:textAlignment w:val="baseline"/>
        <w:rPr>
          <w:rFonts w:eastAsia="Times New Roman" w:cs="Times New Roman"/>
          <w:color w:val="000000" w:themeColor="text1"/>
          <w:sz w:val="26"/>
          <w:szCs w:val="26"/>
        </w:rPr>
      </w:pPr>
      <w:r w:rsidRPr="00616918">
        <w:rPr>
          <w:rFonts w:eastAsia="Times New Roman" w:cs="Times New Roman"/>
          <w:b/>
          <w:bCs/>
          <w:color w:val="000000" w:themeColor="text1"/>
          <w:sz w:val="26"/>
          <w:szCs w:val="26"/>
        </w:rPr>
        <w:t>Sinh viên thực hiện:</w:t>
      </w:r>
    </w:p>
    <w:p w14:paraId="74A5B96D" w14:textId="77777777" w:rsidR="00B07F7C" w:rsidRPr="00616918" w:rsidRDefault="00B07F7C" w:rsidP="00B07F7C">
      <w:pPr>
        <w:jc w:val="center"/>
        <w:textAlignment w:val="baseline"/>
        <w:rPr>
          <w:rFonts w:eastAsia="Times New Roman" w:cs="Times New Roman"/>
          <w:color w:val="000000" w:themeColor="text1"/>
          <w:sz w:val="26"/>
          <w:szCs w:val="26"/>
          <w:lang w:val="vi-VN"/>
        </w:rPr>
      </w:pPr>
      <w:r w:rsidRPr="00616918">
        <w:rPr>
          <w:rFonts w:eastAsia="Times New Roman" w:cs="Times New Roman"/>
          <w:b/>
          <w:bCs/>
          <w:color w:val="000000" w:themeColor="text1"/>
          <w:sz w:val="26"/>
          <w:szCs w:val="26"/>
        </w:rPr>
        <w:t>01. Bùi</w:t>
      </w:r>
      <w:r w:rsidRPr="00616918">
        <w:rPr>
          <w:rFonts w:eastAsia="Times New Roman" w:cs="Times New Roman"/>
          <w:b/>
          <w:bCs/>
          <w:color w:val="000000" w:themeColor="text1"/>
          <w:sz w:val="26"/>
          <w:szCs w:val="26"/>
          <w:lang w:val="vi-VN"/>
        </w:rPr>
        <w:t xml:space="preserve"> Trịnh Thế Viên </w:t>
      </w:r>
      <w:r w:rsidRPr="00616918">
        <w:rPr>
          <w:rFonts w:eastAsia="Times New Roman" w:cs="Times New Roman"/>
          <w:b/>
          <w:color w:val="000000" w:themeColor="text1"/>
          <w:sz w:val="26"/>
          <w:szCs w:val="26"/>
          <w:lang w:val="vi-VN"/>
        </w:rPr>
        <w:t xml:space="preserve">  </w:t>
      </w:r>
      <w:r w:rsidRPr="00616918">
        <w:rPr>
          <w:rFonts w:eastAsia="Times New Roman" w:cs="Times New Roman"/>
          <w:b/>
          <w:bCs/>
          <w:color w:val="000000" w:themeColor="text1"/>
          <w:sz w:val="26"/>
          <w:szCs w:val="26"/>
        </w:rPr>
        <w:t>Lớp: 22KTMT2</w:t>
      </w:r>
      <w:r w:rsidRPr="00616918">
        <w:rPr>
          <w:rFonts w:eastAsia="Times New Roman" w:cs="Times New Roman"/>
          <w:color w:val="000000" w:themeColor="text1"/>
          <w:sz w:val="26"/>
          <w:szCs w:val="26"/>
        </w:rPr>
        <w:t xml:space="preserve">   </w:t>
      </w:r>
      <w:r w:rsidRPr="00616918">
        <w:rPr>
          <w:rFonts w:eastAsia="Times New Roman" w:cs="Times New Roman"/>
          <w:color w:val="000000" w:themeColor="text1"/>
          <w:sz w:val="26"/>
          <w:szCs w:val="26"/>
        </w:rPr>
        <w:tab/>
      </w:r>
      <w:r w:rsidRPr="00616918">
        <w:rPr>
          <w:rFonts w:eastAsia="Times New Roman" w:cs="Times New Roman"/>
          <w:b/>
          <w:bCs/>
          <w:color w:val="000000" w:themeColor="text1"/>
          <w:sz w:val="26"/>
          <w:szCs w:val="26"/>
        </w:rPr>
        <w:t xml:space="preserve">MSSV:  </w:t>
      </w:r>
      <w:r w:rsidRPr="00616918">
        <w:rPr>
          <w:rFonts w:eastAsia="Times New Roman" w:cs="Times New Roman"/>
          <w:color w:val="000000" w:themeColor="text1"/>
          <w:sz w:val="26"/>
          <w:szCs w:val="26"/>
        </w:rPr>
        <w:t> 106220276</w:t>
      </w:r>
    </w:p>
    <w:p w14:paraId="14C779B8" w14:textId="77777777" w:rsidR="00B07F7C" w:rsidRPr="00616918" w:rsidRDefault="00B07F7C" w:rsidP="00B07F7C">
      <w:pPr>
        <w:ind w:firstLine="2552"/>
        <w:jc w:val="center"/>
        <w:textAlignment w:val="baseline"/>
        <w:rPr>
          <w:ins w:id="0" w:author="{4209567E-D7BF-4857-9484-FDB26B5DBE0E}" w:date="2025-10-14T09:46:00Z" w16du:dateUtc="2025-10-14T02:46:00Z"/>
          <w:rFonts w:eastAsia="Times New Roman" w:cs="Times New Roman"/>
          <w:color w:val="000000" w:themeColor="text1"/>
          <w:sz w:val="26"/>
          <w:szCs w:val="26"/>
        </w:rPr>
      </w:pPr>
    </w:p>
    <w:p w14:paraId="439549B5" w14:textId="77777777" w:rsidR="00B07F7C" w:rsidRPr="00616918" w:rsidRDefault="00B07F7C" w:rsidP="00B07F7C">
      <w:pPr>
        <w:jc w:val="center"/>
        <w:textAlignment w:val="baseline"/>
        <w:rPr>
          <w:rFonts w:eastAsia="Times New Roman" w:cs="Times New Roman"/>
          <w:color w:val="000000" w:themeColor="text1"/>
          <w:sz w:val="26"/>
          <w:szCs w:val="26"/>
          <w:lang w:val="vi-VN"/>
        </w:rPr>
      </w:pPr>
      <w:r w:rsidRPr="00616918">
        <w:rPr>
          <w:rFonts w:eastAsia="Times New Roman" w:cs="Times New Roman"/>
          <w:b/>
          <w:bCs/>
          <w:color w:val="000000" w:themeColor="text1"/>
          <w:sz w:val="26"/>
          <w:szCs w:val="26"/>
        </w:rPr>
        <w:t>02. Kim</w:t>
      </w:r>
      <w:r w:rsidRPr="00616918">
        <w:rPr>
          <w:rFonts w:eastAsia="Times New Roman" w:cs="Times New Roman"/>
          <w:b/>
          <w:bCs/>
          <w:color w:val="000000" w:themeColor="text1"/>
          <w:sz w:val="26"/>
          <w:szCs w:val="26"/>
          <w:lang w:val="vi-VN"/>
        </w:rPr>
        <w:t xml:space="preserve"> Gia Bảo </w:t>
      </w:r>
      <w:r w:rsidRPr="00616918">
        <w:rPr>
          <w:rFonts w:eastAsia="Times New Roman" w:cs="Times New Roman"/>
          <w:color w:val="000000" w:themeColor="text1"/>
          <w:sz w:val="26"/>
          <w:szCs w:val="26"/>
        </w:rPr>
        <w:t xml:space="preserve"> </w:t>
      </w:r>
      <w:r w:rsidRPr="00616918">
        <w:rPr>
          <w:rFonts w:eastAsia="Times New Roman" w:cs="Times New Roman"/>
          <w:color w:val="000000" w:themeColor="text1"/>
          <w:sz w:val="26"/>
          <w:szCs w:val="26"/>
        </w:rPr>
        <w:tab/>
      </w:r>
      <w:r w:rsidRPr="00616918">
        <w:rPr>
          <w:rFonts w:eastAsia="Times New Roman" w:cs="Times New Roman"/>
          <w:color w:val="000000" w:themeColor="text1"/>
          <w:sz w:val="26"/>
          <w:szCs w:val="26"/>
          <w:lang w:val="vi-VN"/>
        </w:rPr>
        <w:t xml:space="preserve">          </w:t>
      </w:r>
      <w:r w:rsidRPr="00616918">
        <w:rPr>
          <w:rFonts w:eastAsia="Times New Roman" w:cs="Times New Roman"/>
          <w:b/>
          <w:bCs/>
          <w:color w:val="000000" w:themeColor="text1"/>
          <w:sz w:val="26"/>
          <w:szCs w:val="26"/>
        </w:rPr>
        <w:t>Lớp: 22KTMT2</w:t>
      </w:r>
      <w:r w:rsidRPr="00616918">
        <w:rPr>
          <w:rFonts w:eastAsia="Times New Roman" w:cs="Times New Roman"/>
          <w:color w:val="000000" w:themeColor="text1"/>
          <w:sz w:val="26"/>
          <w:szCs w:val="26"/>
        </w:rPr>
        <w:t xml:space="preserve">  </w:t>
      </w:r>
      <w:r w:rsidRPr="00616918">
        <w:rPr>
          <w:rFonts w:eastAsia="Times New Roman" w:cs="Times New Roman"/>
          <w:color w:val="000000" w:themeColor="text1"/>
          <w:sz w:val="26"/>
          <w:szCs w:val="26"/>
        </w:rPr>
        <w:tab/>
      </w:r>
      <w:r w:rsidRPr="00616918">
        <w:rPr>
          <w:rFonts w:eastAsia="Times New Roman" w:cs="Times New Roman"/>
          <w:b/>
          <w:bCs/>
          <w:color w:val="000000" w:themeColor="text1"/>
          <w:sz w:val="26"/>
          <w:szCs w:val="26"/>
        </w:rPr>
        <w:t xml:space="preserve">MSSV:  </w:t>
      </w:r>
      <w:r w:rsidRPr="00616918">
        <w:rPr>
          <w:rFonts w:eastAsia="Times New Roman" w:cs="Times New Roman"/>
          <w:color w:val="000000" w:themeColor="text1"/>
          <w:sz w:val="26"/>
          <w:szCs w:val="26"/>
        </w:rPr>
        <w:t> 106220245</w:t>
      </w:r>
    </w:p>
    <w:p w14:paraId="513971A1" w14:textId="77777777" w:rsidR="00B07F7C" w:rsidRPr="00616918" w:rsidRDefault="00B07F7C" w:rsidP="00B07F7C">
      <w:pPr>
        <w:ind w:firstLine="3402"/>
        <w:textAlignment w:val="baseline"/>
        <w:rPr>
          <w:rFonts w:eastAsia="Times New Roman" w:cs="Times New Roman"/>
          <w:color w:val="000000" w:themeColor="text1"/>
          <w:sz w:val="26"/>
          <w:szCs w:val="26"/>
        </w:rPr>
      </w:pPr>
    </w:p>
    <w:p w14:paraId="23C91544" w14:textId="77777777" w:rsidR="00B07F7C" w:rsidRPr="00616918" w:rsidRDefault="00B07F7C" w:rsidP="00B07F7C">
      <w:pPr>
        <w:jc w:val="center"/>
        <w:textAlignment w:val="baseline"/>
        <w:rPr>
          <w:rFonts w:eastAsia="Times New Roman" w:cs="Times New Roman"/>
          <w:b/>
          <w:bCs/>
          <w:color w:val="000000" w:themeColor="text1"/>
          <w:sz w:val="26"/>
          <w:szCs w:val="26"/>
        </w:rPr>
      </w:pPr>
      <w:r w:rsidRPr="00616918">
        <w:rPr>
          <w:rFonts w:eastAsia="Times New Roman" w:cs="Times New Roman"/>
          <w:b/>
          <w:bCs/>
          <w:color w:val="000000" w:themeColor="text1"/>
          <w:sz w:val="26"/>
          <w:szCs w:val="26"/>
        </w:rPr>
        <w:t>Người hướng dẫn:</w:t>
      </w:r>
    </w:p>
    <w:p w14:paraId="74419B21" w14:textId="77777777" w:rsidR="00B07F7C" w:rsidRPr="00616918" w:rsidRDefault="00B07F7C" w:rsidP="00B07F7C">
      <w:pPr>
        <w:jc w:val="center"/>
        <w:textAlignment w:val="baseline"/>
        <w:rPr>
          <w:rFonts w:eastAsia="Times New Roman" w:cs="Times New Roman"/>
          <w:b/>
          <w:bCs/>
          <w:color w:val="000000" w:themeColor="text1"/>
          <w:sz w:val="26"/>
          <w:szCs w:val="26"/>
        </w:rPr>
      </w:pPr>
      <w:r w:rsidRPr="00616918">
        <w:rPr>
          <w:rFonts w:eastAsia="Times New Roman" w:cs="Times New Roman"/>
          <w:b/>
          <w:bCs/>
          <w:color w:val="000000" w:themeColor="text1"/>
          <w:sz w:val="26"/>
          <w:szCs w:val="26"/>
        </w:rPr>
        <w:t>TS. Nguyễn Duy Nhật Viễn</w:t>
      </w:r>
    </w:p>
    <w:p w14:paraId="13E9417E" w14:textId="77777777" w:rsidR="00B07F7C" w:rsidRPr="00616918" w:rsidRDefault="00B07F7C" w:rsidP="00B07F7C">
      <w:pPr>
        <w:ind w:firstLine="4111"/>
        <w:textAlignment w:val="baseline"/>
        <w:rPr>
          <w:rFonts w:eastAsia="Times New Roman" w:cs="Times New Roman"/>
          <w:color w:val="000000" w:themeColor="text1"/>
          <w:sz w:val="26"/>
          <w:szCs w:val="26"/>
        </w:rPr>
      </w:pPr>
    </w:p>
    <w:p w14:paraId="76824607" w14:textId="77777777" w:rsidR="00B07F7C" w:rsidRPr="00616918" w:rsidRDefault="00B07F7C" w:rsidP="00B07F7C">
      <w:pPr>
        <w:ind w:firstLine="4111"/>
        <w:textAlignment w:val="baseline"/>
        <w:rPr>
          <w:rFonts w:eastAsia="Times New Roman" w:cs="Times New Roman"/>
          <w:color w:val="000000" w:themeColor="text1"/>
          <w:sz w:val="26"/>
          <w:szCs w:val="26"/>
        </w:rPr>
      </w:pPr>
    </w:p>
    <w:p w14:paraId="7EC570C7" w14:textId="77777777" w:rsidR="00B07F7C" w:rsidRPr="00616918" w:rsidRDefault="00B07F7C" w:rsidP="00B07F7C">
      <w:pPr>
        <w:ind w:firstLine="4111"/>
        <w:textAlignment w:val="baseline"/>
        <w:rPr>
          <w:rFonts w:eastAsia="Times New Roman" w:cs="Times New Roman"/>
          <w:color w:val="000000" w:themeColor="text1"/>
          <w:sz w:val="26"/>
          <w:szCs w:val="26"/>
        </w:rPr>
      </w:pPr>
    </w:p>
    <w:p w14:paraId="77847468" w14:textId="77777777" w:rsidR="00B07F7C" w:rsidRPr="00616918" w:rsidRDefault="00B07F7C" w:rsidP="00B07F7C">
      <w:pPr>
        <w:ind w:firstLine="4111"/>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 </w:t>
      </w:r>
    </w:p>
    <w:p w14:paraId="2F72AC33" w14:textId="77777777" w:rsidR="00B07F7C" w:rsidRPr="00616918" w:rsidRDefault="00B07F7C" w:rsidP="00B07F7C">
      <w:pP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  </w:t>
      </w:r>
    </w:p>
    <w:p w14:paraId="5D44E217" w14:textId="77777777" w:rsidR="00B07F7C" w:rsidRPr="00616918" w:rsidRDefault="00B07F7C" w:rsidP="00B07F7C">
      <w:pPr>
        <w:textAlignment w:val="baseline"/>
        <w:rPr>
          <w:rFonts w:eastAsia="Times New Roman" w:cs="Times New Roman"/>
          <w:color w:val="000000" w:themeColor="text1"/>
          <w:sz w:val="26"/>
          <w:szCs w:val="26"/>
          <w:lang w:val="vi-VN"/>
        </w:rPr>
      </w:pPr>
      <w:r w:rsidRPr="00616918">
        <w:rPr>
          <w:rFonts w:eastAsia="Times New Roman" w:cs="Times New Roman"/>
          <w:color w:val="000000" w:themeColor="text1"/>
          <w:sz w:val="26"/>
          <w:szCs w:val="26"/>
        </w:rPr>
        <w:t> </w:t>
      </w:r>
    </w:p>
    <w:p w14:paraId="36A263B9" w14:textId="77777777" w:rsidR="00B07F7C" w:rsidRPr="00616918" w:rsidRDefault="00B07F7C" w:rsidP="00B07F7C">
      <w:pPr>
        <w:jc w:val="center"/>
        <w:textAlignment w:val="baseline"/>
        <w:rPr>
          <w:rFonts w:eastAsia="Times New Roman" w:cs="Times New Roman"/>
          <w:color w:val="000000" w:themeColor="text1"/>
          <w:sz w:val="26"/>
          <w:szCs w:val="26"/>
          <w:lang w:val="vi-VN"/>
        </w:rPr>
      </w:pPr>
      <w:r w:rsidRPr="00616918">
        <w:rPr>
          <w:rFonts w:eastAsia="Times New Roman" w:cs="Times New Roman"/>
          <w:b/>
          <w:bCs/>
          <w:color w:val="000000" w:themeColor="text1"/>
          <w:sz w:val="26"/>
          <w:szCs w:val="26"/>
        </w:rPr>
        <w:t>Đà Nẵng, 2025.</w:t>
      </w:r>
      <w:r w:rsidRPr="00616918">
        <w:rPr>
          <w:rFonts w:eastAsia="Times New Roman" w:cs="Times New Roman"/>
          <w:color w:val="000000" w:themeColor="text1"/>
          <w:sz w:val="26"/>
          <w:szCs w:val="26"/>
        </w:rPr>
        <w:t>  </w:t>
      </w:r>
    </w:p>
    <w:p w14:paraId="0ED8821B" w14:textId="77777777" w:rsidR="00B07F7C" w:rsidRPr="00616918" w:rsidRDefault="00B07F7C" w:rsidP="00B07F7C">
      <w:pPr>
        <w:textAlignment w:val="baseline"/>
        <w:rPr>
          <w:rFonts w:eastAsia="Times New Roman" w:cs="Times New Roman"/>
          <w:b/>
          <w:bCs/>
          <w:color w:val="000000" w:themeColor="text1"/>
          <w:sz w:val="26"/>
          <w:szCs w:val="26"/>
        </w:rPr>
      </w:pPr>
    </w:p>
    <w:p w14:paraId="23040DBE" w14:textId="77777777" w:rsidR="00B07F7C" w:rsidRPr="00616918" w:rsidRDefault="00B07F7C" w:rsidP="00B07F7C">
      <w:pPr>
        <w:textAlignment w:val="baseline"/>
        <w:rPr>
          <w:rFonts w:eastAsia="Times New Roman" w:cs="Times New Roman"/>
          <w:b/>
          <w:bCs/>
          <w:color w:val="000000" w:themeColor="text1"/>
          <w:sz w:val="26"/>
          <w:szCs w:val="26"/>
        </w:rPr>
      </w:pPr>
    </w:p>
    <w:p w14:paraId="6D8FF3E2" w14:textId="77777777" w:rsidR="00B07F7C" w:rsidRPr="00616918" w:rsidRDefault="00B07F7C" w:rsidP="00B07F7C">
      <w:pPr>
        <w:jc w:val="center"/>
        <w:textAlignment w:val="baseline"/>
        <w:rPr>
          <w:rFonts w:eastAsia="Times New Roman" w:cs="Times New Roman"/>
          <w:color w:val="000000" w:themeColor="text1"/>
          <w:sz w:val="32"/>
          <w:szCs w:val="32"/>
        </w:rPr>
      </w:pPr>
      <w:r w:rsidRPr="00616918">
        <w:rPr>
          <w:rFonts w:eastAsia="Times New Roman" w:cs="Times New Roman"/>
          <w:b/>
          <w:color w:val="000000" w:themeColor="text1"/>
          <w:sz w:val="32"/>
          <w:szCs w:val="32"/>
        </w:rPr>
        <w:t>BÁO CÁO</w:t>
      </w:r>
    </w:p>
    <w:p w14:paraId="468C1857" w14:textId="77777777" w:rsidR="00B07F7C" w:rsidRPr="00616918" w:rsidRDefault="00B07F7C" w:rsidP="00B07F7C">
      <w:pPr>
        <w:textAlignment w:val="baseline"/>
        <w:rPr>
          <w:rFonts w:eastAsia="Times New Roman" w:cs="Times New Roman"/>
          <w:color w:val="000000" w:themeColor="text1"/>
          <w:sz w:val="26"/>
          <w:szCs w:val="26"/>
          <w:lang w:val="vi-VN"/>
        </w:rPr>
      </w:pPr>
    </w:p>
    <w:p w14:paraId="078EA989" w14:textId="77777777" w:rsidR="00B07F7C" w:rsidRPr="00616918" w:rsidRDefault="00B07F7C" w:rsidP="00B07F7C">
      <w:pP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 </w:t>
      </w:r>
    </w:p>
    <w:p w14:paraId="070A9DC7" w14:textId="77777777" w:rsidR="00B07F7C" w:rsidRPr="00616918" w:rsidRDefault="00B07F7C" w:rsidP="00B07F7C">
      <w:pPr>
        <w:jc w:val="center"/>
        <w:textAlignment w:val="baseline"/>
        <w:rPr>
          <w:rFonts w:eastAsia="Times New Roman" w:cs="Times New Roman"/>
          <w:color w:val="000000" w:themeColor="text1"/>
          <w:sz w:val="40"/>
          <w:szCs w:val="40"/>
        </w:rPr>
      </w:pPr>
      <w:r w:rsidRPr="00616918">
        <w:rPr>
          <w:rFonts w:eastAsia="Times New Roman" w:cs="Times New Roman"/>
          <w:b/>
          <w:color w:val="000000" w:themeColor="text1"/>
          <w:sz w:val="40"/>
          <w:szCs w:val="40"/>
        </w:rPr>
        <w:t>LẬP TRÌNH ĐA NỀN TẢNG</w:t>
      </w:r>
    </w:p>
    <w:p w14:paraId="3D5386D4" w14:textId="6D96A986" w:rsidR="00B07F7C" w:rsidRDefault="00B07F7C" w:rsidP="00B07F7C">
      <w:pPr>
        <w:jc w:val="center"/>
        <w:textAlignment w:val="baseline"/>
        <w:rPr>
          <w:rFonts w:eastAsia="Times New Roman" w:cs="Times New Roman"/>
          <w:b/>
          <w:bCs/>
          <w:color w:val="000000" w:themeColor="text1"/>
          <w:sz w:val="40"/>
          <w:szCs w:val="40"/>
        </w:rPr>
      </w:pPr>
      <w:r w:rsidRPr="00616918">
        <w:rPr>
          <w:rFonts w:eastAsia="Times New Roman" w:cs="Times New Roman"/>
          <w:b/>
          <w:bCs/>
          <w:color w:val="000000" w:themeColor="text1"/>
          <w:sz w:val="40"/>
          <w:szCs w:val="40"/>
        </w:rPr>
        <w:t>CHỦ</w:t>
      </w:r>
      <w:r w:rsidRPr="00616918">
        <w:rPr>
          <w:rFonts w:eastAsia="Times New Roman" w:cs="Times New Roman"/>
          <w:b/>
          <w:bCs/>
          <w:color w:val="000000" w:themeColor="text1"/>
          <w:sz w:val="40"/>
          <w:szCs w:val="40"/>
          <w:lang w:val="vi-VN"/>
        </w:rPr>
        <w:t xml:space="preserve"> ĐỀ:</w:t>
      </w:r>
    </w:p>
    <w:p w14:paraId="48683AF2" w14:textId="66CA672E" w:rsidR="00B07F7C" w:rsidRPr="00616918" w:rsidRDefault="00AF2DD4" w:rsidP="00B07F7C">
      <w:pPr>
        <w:jc w:val="center"/>
        <w:textAlignment w:val="baseline"/>
        <w:rPr>
          <w:rFonts w:eastAsia="Times New Roman" w:cs="Times New Roman"/>
          <w:color w:val="000000" w:themeColor="text1"/>
          <w:sz w:val="26"/>
          <w:szCs w:val="26"/>
        </w:rPr>
      </w:pPr>
      <w:r w:rsidRPr="00AF2DD4">
        <w:rPr>
          <w:rFonts w:eastAsia="Times New Roman" w:cs="Times New Roman"/>
          <w:b/>
          <w:bCs/>
          <w:color w:val="000000" w:themeColor="text1"/>
          <w:sz w:val="40"/>
          <w:szCs w:val="40"/>
        </w:rPr>
        <w:t>PROVIDER PATTERN - QUẢN LÝ TRẠNG THÁI TOÀN CỤC</w:t>
      </w:r>
      <w:r w:rsidRPr="00616918">
        <w:rPr>
          <w:rFonts w:eastAsia="Times New Roman" w:cs="Times New Roman"/>
          <w:color w:val="000000" w:themeColor="text1"/>
          <w:sz w:val="26"/>
          <w:szCs w:val="26"/>
        </w:rPr>
        <w:t> </w:t>
      </w:r>
    </w:p>
    <w:p w14:paraId="61AA3E23" w14:textId="77777777" w:rsidR="00B07F7C" w:rsidRPr="00616918" w:rsidRDefault="00B07F7C" w:rsidP="00B07F7C">
      <w:pPr>
        <w:jc w:val="cente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 </w:t>
      </w:r>
    </w:p>
    <w:p w14:paraId="5B1EB7F4" w14:textId="77777777" w:rsidR="00B07F7C" w:rsidRPr="00616918" w:rsidRDefault="00B07F7C" w:rsidP="00B07F7C">
      <w:pPr>
        <w:jc w:val="center"/>
        <w:textAlignment w:val="baseline"/>
        <w:rPr>
          <w:rFonts w:eastAsia="Times New Roman" w:cs="Times New Roman"/>
          <w:color w:val="000000" w:themeColor="text1"/>
          <w:sz w:val="26"/>
          <w:szCs w:val="26"/>
          <w:lang w:val="vi-VN"/>
        </w:rPr>
      </w:pPr>
      <w:r w:rsidRPr="00616918">
        <w:rPr>
          <w:rFonts w:eastAsia="Times New Roman" w:cs="Times New Roman"/>
          <w:color w:val="000000" w:themeColor="text1"/>
          <w:sz w:val="26"/>
          <w:szCs w:val="26"/>
        </w:rPr>
        <w:t> </w:t>
      </w:r>
    </w:p>
    <w:p w14:paraId="4483F36B" w14:textId="77777777" w:rsidR="00B07F7C" w:rsidRPr="00616918" w:rsidRDefault="00B07F7C" w:rsidP="00B07F7C">
      <w:pPr>
        <w:jc w:val="cente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 </w:t>
      </w:r>
    </w:p>
    <w:p w14:paraId="151E194E" w14:textId="77777777" w:rsidR="00B07F7C" w:rsidRPr="00616918" w:rsidRDefault="00B07F7C" w:rsidP="00B07F7C">
      <w:pPr>
        <w:jc w:val="cente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BẢNG PHÂN CÔNG CÔNG VIỆC TRONG NHÓM </w:t>
      </w:r>
    </w:p>
    <w:p w14:paraId="3EBD791D" w14:textId="77777777" w:rsidR="00B07F7C" w:rsidRPr="00616918" w:rsidRDefault="00B07F7C" w:rsidP="00B07F7C">
      <w:pPr>
        <w:jc w:val="center"/>
        <w:textAlignment w:val="baseline"/>
        <w:rPr>
          <w:rFonts w:eastAsia="Times New Roman" w:cs="Times New Roman"/>
          <w:color w:val="000000" w:themeColor="text1"/>
          <w:sz w:val="26"/>
          <w:szCs w:val="26"/>
        </w:rPr>
      </w:pPr>
    </w:p>
    <w:tbl>
      <w:tblPr>
        <w:tblW w:w="92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2835"/>
        <w:gridCol w:w="3270"/>
        <w:gridCol w:w="2310"/>
      </w:tblGrid>
      <w:tr w:rsidR="00B07F7C" w:rsidRPr="00FF05F8" w14:paraId="26769945" w14:textId="77777777" w:rsidTr="00A34FCF">
        <w:tc>
          <w:tcPr>
            <w:tcW w:w="810" w:type="dxa"/>
            <w:tcBorders>
              <w:top w:val="single" w:sz="6" w:space="0" w:color="auto"/>
              <w:left w:val="single" w:sz="6" w:space="0" w:color="auto"/>
              <w:bottom w:val="single" w:sz="6" w:space="0" w:color="auto"/>
              <w:right w:val="single" w:sz="6" w:space="0" w:color="auto"/>
            </w:tcBorders>
            <w:hideMark/>
          </w:tcPr>
          <w:p w14:paraId="05DC14B9" w14:textId="77777777" w:rsidR="00B07F7C" w:rsidRPr="00616918" w:rsidRDefault="00B07F7C" w:rsidP="00A34FCF">
            <w:pPr>
              <w:jc w:val="cente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STT </w:t>
            </w:r>
          </w:p>
        </w:tc>
        <w:tc>
          <w:tcPr>
            <w:tcW w:w="2835" w:type="dxa"/>
            <w:tcBorders>
              <w:top w:val="single" w:sz="6" w:space="0" w:color="auto"/>
              <w:left w:val="nil"/>
              <w:bottom w:val="single" w:sz="6" w:space="0" w:color="auto"/>
              <w:right w:val="single" w:sz="6" w:space="0" w:color="auto"/>
            </w:tcBorders>
            <w:hideMark/>
          </w:tcPr>
          <w:p w14:paraId="67139FBF" w14:textId="77777777" w:rsidR="00B07F7C" w:rsidRPr="00616918" w:rsidRDefault="00B07F7C" w:rsidP="00A34FCF">
            <w:pPr>
              <w:jc w:val="cente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HỌ VÀ TÊN </w:t>
            </w:r>
          </w:p>
        </w:tc>
        <w:tc>
          <w:tcPr>
            <w:tcW w:w="3270" w:type="dxa"/>
            <w:tcBorders>
              <w:top w:val="single" w:sz="6" w:space="0" w:color="auto"/>
              <w:left w:val="nil"/>
              <w:bottom w:val="single" w:sz="6" w:space="0" w:color="auto"/>
              <w:right w:val="single" w:sz="6" w:space="0" w:color="auto"/>
            </w:tcBorders>
            <w:hideMark/>
          </w:tcPr>
          <w:p w14:paraId="76E45878" w14:textId="77777777" w:rsidR="00B07F7C" w:rsidRPr="00616918" w:rsidRDefault="00B07F7C" w:rsidP="00A34FCF">
            <w:pPr>
              <w:jc w:val="cente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NHIỆM VỤ </w:t>
            </w:r>
          </w:p>
        </w:tc>
        <w:tc>
          <w:tcPr>
            <w:tcW w:w="2310" w:type="dxa"/>
            <w:tcBorders>
              <w:top w:val="single" w:sz="6" w:space="0" w:color="auto"/>
              <w:left w:val="nil"/>
              <w:bottom w:val="single" w:sz="6" w:space="0" w:color="auto"/>
              <w:right w:val="single" w:sz="6" w:space="0" w:color="auto"/>
            </w:tcBorders>
            <w:hideMark/>
          </w:tcPr>
          <w:p w14:paraId="3122FDFD" w14:textId="77777777" w:rsidR="00B07F7C" w:rsidRPr="00616918" w:rsidRDefault="00B07F7C" w:rsidP="00A34FCF">
            <w:pPr>
              <w:jc w:val="cente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KHỐI LƯỢNG </w:t>
            </w:r>
          </w:p>
        </w:tc>
      </w:tr>
      <w:tr w:rsidR="00B07F7C" w:rsidRPr="00FF05F8" w14:paraId="42BAEF15" w14:textId="77777777" w:rsidTr="00A34FCF">
        <w:tc>
          <w:tcPr>
            <w:tcW w:w="810" w:type="dxa"/>
            <w:tcBorders>
              <w:top w:val="nil"/>
              <w:left w:val="single" w:sz="6" w:space="0" w:color="auto"/>
              <w:bottom w:val="single" w:sz="6" w:space="0" w:color="auto"/>
              <w:right w:val="single" w:sz="6" w:space="0" w:color="auto"/>
            </w:tcBorders>
            <w:hideMark/>
          </w:tcPr>
          <w:p w14:paraId="2EE2B50C" w14:textId="77777777" w:rsidR="00B07F7C" w:rsidRPr="00616918" w:rsidRDefault="00B07F7C" w:rsidP="00A34FCF">
            <w:pPr>
              <w:jc w:val="cente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01 </w:t>
            </w:r>
          </w:p>
        </w:tc>
        <w:tc>
          <w:tcPr>
            <w:tcW w:w="2835" w:type="dxa"/>
            <w:tcBorders>
              <w:top w:val="nil"/>
              <w:left w:val="nil"/>
              <w:bottom w:val="single" w:sz="6" w:space="0" w:color="auto"/>
              <w:right w:val="single" w:sz="6" w:space="0" w:color="auto"/>
            </w:tcBorders>
            <w:hideMark/>
          </w:tcPr>
          <w:p w14:paraId="4A48640D" w14:textId="77777777" w:rsidR="00B07F7C" w:rsidRPr="00616918" w:rsidRDefault="00B07F7C" w:rsidP="00A34FCF">
            <w:pPr>
              <w:textAlignment w:val="baseline"/>
              <w:rPr>
                <w:rFonts w:eastAsia="Times New Roman" w:cs="Times New Roman"/>
                <w:color w:val="000000" w:themeColor="text1"/>
                <w:sz w:val="26"/>
                <w:szCs w:val="26"/>
                <w:lang w:val="vi-VN"/>
              </w:rPr>
            </w:pPr>
            <w:r w:rsidRPr="00616918">
              <w:rPr>
                <w:rFonts w:eastAsia="Times New Roman" w:cs="Times New Roman"/>
                <w:color w:val="000000" w:themeColor="text1"/>
                <w:sz w:val="26"/>
                <w:szCs w:val="26"/>
              </w:rPr>
              <w:t>BÙI</w:t>
            </w:r>
            <w:r w:rsidRPr="00616918">
              <w:rPr>
                <w:rFonts w:eastAsia="Times New Roman" w:cs="Times New Roman"/>
                <w:color w:val="000000" w:themeColor="text1"/>
                <w:sz w:val="26"/>
                <w:szCs w:val="26"/>
                <w:lang w:val="vi-VN"/>
              </w:rPr>
              <w:t xml:space="preserve"> TRỊNH THẾ VIÊN</w:t>
            </w:r>
          </w:p>
        </w:tc>
        <w:tc>
          <w:tcPr>
            <w:tcW w:w="3270" w:type="dxa"/>
            <w:tcBorders>
              <w:top w:val="nil"/>
              <w:left w:val="nil"/>
              <w:bottom w:val="single" w:sz="6" w:space="0" w:color="auto"/>
              <w:right w:val="single" w:sz="6" w:space="0" w:color="auto"/>
            </w:tcBorders>
            <w:hideMark/>
          </w:tcPr>
          <w:p w14:paraId="563326A1" w14:textId="52BA7E64" w:rsidR="00B07F7C" w:rsidRPr="00CB157D" w:rsidRDefault="00CB157D" w:rsidP="00CB157D">
            <w:pPr>
              <w:textAlignment w:val="baseline"/>
              <w:rPr>
                <w:rFonts w:eastAsia="Times New Roman" w:cs="Times New Roman"/>
                <w:color w:val="000000" w:themeColor="text1"/>
                <w:sz w:val="26"/>
                <w:szCs w:val="26"/>
              </w:rPr>
            </w:pPr>
            <w:r w:rsidRPr="00CB157D">
              <w:rPr>
                <w:rFonts w:eastAsia="Times New Roman" w:cs="Times New Roman"/>
                <w:color w:val="000000" w:themeColor="text1"/>
                <w:sz w:val="26"/>
                <w:szCs w:val="26"/>
                <w:lang w:val="vi-VN"/>
              </w:rPr>
              <w:t>Tìm hiểu về Provider Pattern,</w:t>
            </w:r>
            <w:r w:rsidRPr="00CB157D">
              <w:rPr>
                <w:rFonts w:eastAsia="Times New Roman" w:cs="Times New Roman"/>
                <w:color w:val="000000" w:themeColor="text1"/>
                <w:sz w:val="26"/>
                <w:szCs w:val="26"/>
                <w:lang w:val="en-ID"/>
              </w:rPr>
              <w:t>ChangeNotifier và notifyListeners()</w:t>
            </w:r>
            <w:r w:rsidRPr="00CB157D">
              <w:rPr>
                <w:rFonts w:eastAsia="Times New Roman" w:cs="Times New Roman"/>
                <w:color w:val="000000" w:themeColor="text1"/>
                <w:sz w:val="26"/>
                <w:szCs w:val="26"/>
                <w:lang w:val="vi-VN"/>
              </w:rPr>
              <w:t xml:space="preserve">, </w:t>
            </w:r>
            <w:r w:rsidRPr="00CB157D">
              <w:rPr>
                <w:rFonts w:eastAsia="Times New Roman" w:cs="Times New Roman"/>
                <w:color w:val="000000" w:themeColor="text1"/>
                <w:sz w:val="26"/>
                <w:szCs w:val="26"/>
                <w:lang w:val="en-ID"/>
              </w:rPr>
              <w:t xml:space="preserve">Multiple </w:t>
            </w:r>
            <w:r w:rsidRPr="00CB157D">
              <w:rPr>
                <w:rFonts w:eastAsia="Times New Roman" w:cs="Times New Roman"/>
                <w:color w:val="000000" w:themeColor="text1"/>
                <w:sz w:val="26"/>
                <w:szCs w:val="26"/>
                <w:lang w:val="vi-VN"/>
              </w:rPr>
              <w:t>providers.</w:t>
            </w:r>
          </w:p>
        </w:tc>
        <w:tc>
          <w:tcPr>
            <w:tcW w:w="2310" w:type="dxa"/>
            <w:tcBorders>
              <w:top w:val="nil"/>
              <w:left w:val="nil"/>
              <w:bottom w:val="single" w:sz="6" w:space="0" w:color="auto"/>
              <w:right w:val="single" w:sz="6" w:space="0" w:color="auto"/>
            </w:tcBorders>
            <w:hideMark/>
          </w:tcPr>
          <w:p w14:paraId="035DDB83" w14:textId="77777777" w:rsidR="00B07F7C" w:rsidRPr="00616918" w:rsidRDefault="00B07F7C" w:rsidP="00A34FCF">
            <w:pPr>
              <w:jc w:val="cente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50% </w:t>
            </w:r>
          </w:p>
        </w:tc>
      </w:tr>
      <w:tr w:rsidR="00B07F7C" w:rsidRPr="00FF05F8" w14:paraId="3F20749C" w14:textId="77777777" w:rsidTr="00A34FCF">
        <w:tc>
          <w:tcPr>
            <w:tcW w:w="810" w:type="dxa"/>
            <w:tcBorders>
              <w:top w:val="nil"/>
              <w:left w:val="single" w:sz="6" w:space="0" w:color="auto"/>
              <w:bottom w:val="single" w:sz="6" w:space="0" w:color="auto"/>
              <w:right w:val="single" w:sz="6" w:space="0" w:color="auto"/>
            </w:tcBorders>
            <w:hideMark/>
          </w:tcPr>
          <w:p w14:paraId="1872BED7" w14:textId="77777777" w:rsidR="00B07F7C" w:rsidRPr="00616918" w:rsidRDefault="00B07F7C" w:rsidP="00A34FCF">
            <w:pPr>
              <w:jc w:val="cente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02 </w:t>
            </w:r>
          </w:p>
        </w:tc>
        <w:tc>
          <w:tcPr>
            <w:tcW w:w="2835" w:type="dxa"/>
            <w:tcBorders>
              <w:top w:val="nil"/>
              <w:left w:val="nil"/>
              <w:bottom w:val="single" w:sz="6" w:space="0" w:color="auto"/>
              <w:right w:val="single" w:sz="6" w:space="0" w:color="auto"/>
            </w:tcBorders>
            <w:hideMark/>
          </w:tcPr>
          <w:p w14:paraId="050FF927" w14:textId="77777777" w:rsidR="00B07F7C" w:rsidRPr="00616918" w:rsidRDefault="00B07F7C" w:rsidP="00A34FCF">
            <w:pP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KIM</w:t>
            </w:r>
            <w:r w:rsidRPr="00616918">
              <w:rPr>
                <w:rFonts w:eastAsia="Times New Roman" w:cs="Times New Roman"/>
                <w:color w:val="000000" w:themeColor="text1"/>
                <w:sz w:val="26"/>
                <w:szCs w:val="26"/>
                <w:lang w:val="vi-VN"/>
              </w:rPr>
              <w:t xml:space="preserve"> GIA BẢO</w:t>
            </w:r>
            <w:r w:rsidRPr="00616918">
              <w:rPr>
                <w:rFonts w:eastAsia="Times New Roman" w:cs="Times New Roman"/>
                <w:color w:val="000000" w:themeColor="text1"/>
                <w:sz w:val="26"/>
                <w:szCs w:val="26"/>
              </w:rPr>
              <w:t> </w:t>
            </w:r>
          </w:p>
        </w:tc>
        <w:tc>
          <w:tcPr>
            <w:tcW w:w="3270" w:type="dxa"/>
            <w:tcBorders>
              <w:top w:val="nil"/>
              <w:left w:val="nil"/>
              <w:bottom w:val="single" w:sz="6" w:space="0" w:color="auto"/>
              <w:right w:val="single" w:sz="6" w:space="0" w:color="auto"/>
            </w:tcBorders>
            <w:hideMark/>
          </w:tcPr>
          <w:p w14:paraId="3DA702D2" w14:textId="7F3715F0" w:rsidR="00B07F7C" w:rsidRPr="00CB157D" w:rsidRDefault="00CB157D" w:rsidP="00765B5E">
            <w:pPr>
              <w:textAlignment w:val="baseline"/>
              <w:rPr>
                <w:rFonts w:eastAsia="Times New Roman" w:cs="Times New Roman"/>
                <w:color w:val="000000" w:themeColor="text1"/>
                <w:sz w:val="26"/>
                <w:szCs w:val="26"/>
              </w:rPr>
            </w:pPr>
            <w:r w:rsidRPr="00CB157D">
              <w:rPr>
                <w:rFonts w:eastAsia="Times New Roman" w:cs="Times New Roman"/>
                <w:color w:val="000000" w:themeColor="text1"/>
                <w:sz w:val="26"/>
                <w:szCs w:val="26"/>
                <w:lang w:val="vi-VN"/>
              </w:rPr>
              <w:t>Tìm hiểu về Provider Pattern, C</w:t>
            </w:r>
            <w:r w:rsidRPr="00CB157D">
              <w:rPr>
                <w:rFonts w:eastAsia="Times New Roman" w:cs="Times New Roman"/>
                <w:color w:val="000000" w:themeColor="text1"/>
                <w:sz w:val="26"/>
                <w:szCs w:val="26"/>
                <w:lang w:val="en-ID"/>
              </w:rPr>
              <w:t>onsumer và Provider.of()</w:t>
            </w:r>
            <w:r w:rsidRPr="00CB157D">
              <w:rPr>
                <w:rFonts w:eastAsia="Times New Roman" w:cs="Times New Roman"/>
                <w:color w:val="000000" w:themeColor="text1"/>
                <w:sz w:val="26"/>
                <w:szCs w:val="26"/>
                <w:lang w:val="vi-VN"/>
              </w:rPr>
              <w:t>, P</w:t>
            </w:r>
            <w:r w:rsidRPr="00CB157D">
              <w:rPr>
                <w:rFonts w:eastAsia="Times New Roman" w:cs="Times New Roman"/>
                <w:color w:val="000000" w:themeColor="text1"/>
                <w:sz w:val="26"/>
                <w:szCs w:val="26"/>
                <w:lang w:val="en-ID"/>
              </w:rPr>
              <w:t>rovider composition</w:t>
            </w:r>
          </w:p>
        </w:tc>
        <w:tc>
          <w:tcPr>
            <w:tcW w:w="2310" w:type="dxa"/>
            <w:tcBorders>
              <w:top w:val="nil"/>
              <w:left w:val="nil"/>
              <w:bottom w:val="single" w:sz="6" w:space="0" w:color="auto"/>
              <w:right w:val="single" w:sz="6" w:space="0" w:color="auto"/>
            </w:tcBorders>
            <w:hideMark/>
          </w:tcPr>
          <w:p w14:paraId="4B23FFFD" w14:textId="77777777" w:rsidR="00B07F7C" w:rsidRPr="00616918" w:rsidRDefault="00B07F7C" w:rsidP="00A34FCF">
            <w:pPr>
              <w:jc w:val="cente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50% </w:t>
            </w:r>
          </w:p>
        </w:tc>
      </w:tr>
    </w:tbl>
    <w:p w14:paraId="5B266D7F" w14:textId="77777777" w:rsidR="00B07F7C" w:rsidRPr="00616918" w:rsidRDefault="00B07F7C" w:rsidP="00B07F7C">
      <w:pPr>
        <w:jc w:val="center"/>
        <w:textAlignment w:val="baseline"/>
        <w:rPr>
          <w:rFonts w:eastAsia="Times New Roman" w:cs="Times New Roman"/>
          <w:color w:val="000000" w:themeColor="text1"/>
          <w:sz w:val="26"/>
          <w:szCs w:val="26"/>
        </w:rPr>
      </w:pPr>
      <w:r w:rsidRPr="00616918">
        <w:rPr>
          <w:rFonts w:eastAsia="Times New Roman" w:cs="Times New Roman"/>
          <w:color w:val="000000" w:themeColor="text1"/>
          <w:sz w:val="26"/>
          <w:szCs w:val="26"/>
        </w:rPr>
        <w:t> </w:t>
      </w:r>
    </w:p>
    <w:p w14:paraId="6C437F65" w14:textId="78734273" w:rsidR="00B07F7C" w:rsidRPr="00FF05F8" w:rsidRDefault="00B07F7C" w:rsidP="00B07F7C">
      <w:pPr>
        <w:textAlignment w:val="baseline"/>
        <w:rPr>
          <w:rFonts w:eastAsia="Times New Roman" w:cs="Times New Roman"/>
          <w:color w:val="000000" w:themeColor="text1"/>
          <w:sz w:val="26"/>
          <w:szCs w:val="26"/>
          <w:lang w:val="vi-VN"/>
        </w:rPr>
      </w:pPr>
      <w:r w:rsidRPr="00616918">
        <w:rPr>
          <w:rFonts w:eastAsia="Times New Roman" w:cs="Times New Roman"/>
          <w:color w:val="000000" w:themeColor="text1"/>
          <w:sz w:val="26"/>
          <w:szCs w:val="26"/>
        </w:rPr>
        <w:t> Link code github:</w:t>
      </w:r>
      <w:r w:rsidR="00FC7E3F">
        <w:t xml:space="preserve"> </w:t>
      </w:r>
      <w:r w:rsidR="00FC7E3F" w:rsidRPr="00FF05F8">
        <w:rPr>
          <w:rFonts w:eastAsia="Times New Roman" w:cs="Times New Roman"/>
          <w:color w:val="000000" w:themeColor="text1"/>
          <w:sz w:val="26"/>
          <w:szCs w:val="26"/>
          <w:lang w:val="vi-VN"/>
        </w:rPr>
        <w:t xml:space="preserve"> </w:t>
      </w:r>
      <w:hyperlink r:id="rId9" w:history="1">
        <w:r w:rsidR="00FC7E3F" w:rsidRPr="00FC7E3F">
          <w:rPr>
            <w:rStyle w:val="Hyperlink"/>
            <w:rFonts w:eastAsia="Times New Roman" w:cs="Times New Roman"/>
            <w:sz w:val="26"/>
            <w:szCs w:val="26"/>
            <w:lang w:val="vi-VN"/>
          </w:rPr>
          <w:t>https://github.com/thevien257/Provider-Flutter</w:t>
        </w:r>
      </w:hyperlink>
    </w:p>
    <w:p w14:paraId="2617B300" w14:textId="77777777" w:rsidR="0057528D" w:rsidRPr="00FF05F8" w:rsidRDefault="0057528D" w:rsidP="00B07F7C">
      <w:pPr>
        <w:textAlignment w:val="baseline"/>
        <w:rPr>
          <w:rFonts w:eastAsia="Times New Roman" w:cs="Times New Roman"/>
          <w:color w:val="000000" w:themeColor="text1"/>
          <w:sz w:val="26"/>
          <w:szCs w:val="26"/>
          <w:lang w:val="vi-VN"/>
        </w:rPr>
      </w:pPr>
    </w:p>
    <w:p w14:paraId="6E93162A" w14:textId="77777777" w:rsidR="0057528D" w:rsidRPr="00FF05F8" w:rsidRDefault="0057528D" w:rsidP="00B07F7C">
      <w:pPr>
        <w:textAlignment w:val="baseline"/>
        <w:rPr>
          <w:rFonts w:eastAsia="Times New Roman" w:cs="Times New Roman"/>
          <w:color w:val="000000" w:themeColor="text1"/>
          <w:sz w:val="26"/>
          <w:szCs w:val="26"/>
          <w:lang w:val="vi-VN"/>
        </w:rPr>
      </w:pPr>
    </w:p>
    <w:p w14:paraId="44412BE5" w14:textId="77777777" w:rsidR="0057528D" w:rsidRPr="00FF05F8" w:rsidRDefault="0057528D" w:rsidP="00B07F7C">
      <w:pPr>
        <w:textAlignment w:val="baseline"/>
        <w:rPr>
          <w:rFonts w:eastAsia="Times New Roman" w:cs="Times New Roman"/>
          <w:color w:val="000000" w:themeColor="text1"/>
          <w:sz w:val="26"/>
          <w:szCs w:val="26"/>
          <w:lang w:val="vi-VN"/>
        </w:rPr>
      </w:pPr>
    </w:p>
    <w:p w14:paraId="29B2F27C" w14:textId="77777777" w:rsidR="0057528D" w:rsidRPr="00FF05F8" w:rsidRDefault="0057528D" w:rsidP="00B07F7C">
      <w:pPr>
        <w:textAlignment w:val="baseline"/>
        <w:rPr>
          <w:rFonts w:eastAsia="Times New Roman" w:cs="Times New Roman"/>
          <w:color w:val="000000" w:themeColor="text1"/>
          <w:sz w:val="26"/>
          <w:szCs w:val="26"/>
          <w:lang w:val="vi-VN"/>
        </w:rPr>
      </w:pPr>
    </w:p>
    <w:p w14:paraId="6B330E76" w14:textId="77777777" w:rsidR="0057528D" w:rsidRPr="00FF05F8" w:rsidRDefault="0057528D" w:rsidP="00B07F7C">
      <w:pPr>
        <w:textAlignment w:val="baseline"/>
        <w:rPr>
          <w:rFonts w:eastAsia="Times New Roman" w:cs="Times New Roman"/>
          <w:color w:val="000000" w:themeColor="text1"/>
          <w:sz w:val="26"/>
          <w:szCs w:val="26"/>
          <w:lang w:val="vi-VN"/>
        </w:rPr>
      </w:pPr>
    </w:p>
    <w:p w14:paraId="565DB462" w14:textId="77777777" w:rsidR="0057528D" w:rsidRPr="00FF05F8" w:rsidRDefault="0057528D" w:rsidP="00B07F7C">
      <w:pPr>
        <w:textAlignment w:val="baseline"/>
        <w:rPr>
          <w:rFonts w:eastAsia="Times New Roman" w:cs="Times New Roman"/>
          <w:color w:val="000000" w:themeColor="text1"/>
          <w:sz w:val="26"/>
          <w:szCs w:val="26"/>
          <w:lang w:val="vi-VN"/>
        </w:rPr>
      </w:pPr>
    </w:p>
    <w:p w14:paraId="580CAA21" w14:textId="77777777" w:rsidR="0057528D" w:rsidRPr="00FF05F8" w:rsidRDefault="0057528D" w:rsidP="00B07F7C">
      <w:pPr>
        <w:textAlignment w:val="baseline"/>
        <w:rPr>
          <w:rFonts w:eastAsia="Times New Roman" w:cs="Times New Roman"/>
          <w:color w:val="000000" w:themeColor="text1"/>
          <w:sz w:val="26"/>
          <w:szCs w:val="26"/>
          <w:lang w:val="vi-VN"/>
        </w:rPr>
      </w:pPr>
    </w:p>
    <w:p w14:paraId="531F0ACD" w14:textId="77777777" w:rsidR="0057528D" w:rsidRDefault="0057528D" w:rsidP="00B07F7C">
      <w:pPr>
        <w:textAlignment w:val="baseline"/>
        <w:rPr>
          <w:rFonts w:eastAsia="Times New Roman" w:cs="Times New Roman"/>
          <w:color w:val="000000" w:themeColor="text1"/>
          <w:sz w:val="26"/>
          <w:szCs w:val="26"/>
        </w:rPr>
      </w:pPr>
    </w:p>
    <w:p w14:paraId="7FC8134C" w14:textId="77777777" w:rsidR="009F1F0A" w:rsidRDefault="009F1F0A" w:rsidP="00B07F7C">
      <w:pPr>
        <w:textAlignment w:val="baseline"/>
        <w:rPr>
          <w:rFonts w:eastAsia="Times New Roman" w:cs="Times New Roman"/>
          <w:color w:val="000000" w:themeColor="text1"/>
          <w:sz w:val="26"/>
          <w:szCs w:val="26"/>
        </w:rPr>
      </w:pPr>
    </w:p>
    <w:p w14:paraId="48FA5DC2" w14:textId="77777777" w:rsidR="009F1F0A" w:rsidRDefault="009F1F0A" w:rsidP="00B07F7C">
      <w:pPr>
        <w:textAlignment w:val="baseline"/>
        <w:rPr>
          <w:rFonts w:eastAsia="Times New Roman" w:cs="Times New Roman"/>
          <w:color w:val="000000" w:themeColor="text1"/>
          <w:sz w:val="26"/>
          <w:szCs w:val="26"/>
        </w:rPr>
      </w:pPr>
    </w:p>
    <w:p w14:paraId="5802F1D0" w14:textId="77777777" w:rsidR="009F1F0A" w:rsidRPr="009F1F0A" w:rsidRDefault="009F1F0A" w:rsidP="00B07F7C">
      <w:pPr>
        <w:textAlignment w:val="baseline"/>
        <w:rPr>
          <w:rFonts w:eastAsia="Times New Roman" w:cs="Times New Roman"/>
          <w:color w:val="000000" w:themeColor="text1"/>
          <w:sz w:val="26"/>
          <w:szCs w:val="26"/>
        </w:rPr>
      </w:pPr>
    </w:p>
    <w:p w14:paraId="582F42EB" w14:textId="77777777" w:rsidR="0057528D" w:rsidRPr="00D75BDD" w:rsidRDefault="0057528D">
      <w:pPr>
        <w:rPr>
          <w:color w:val="000000" w:themeColor="text1"/>
        </w:rPr>
      </w:pPr>
    </w:p>
    <w:sdt>
      <w:sdtPr>
        <w:rPr>
          <w:rFonts w:ascii="Times New Roman" w:eastAsiaTheme="minorHAnsi" w:hAnsi="Times New Roman" w:cs="Times New Roman"/>
          <w:color w:val="000000" w:themeColor="text1"/>
          <w:kern w:val="2"/>
          <w:sz w:val="28"/>
          <w:szCs w:val="22"/>
          <w14:ligatures w14:val="standardContextual"/>
        </w:rPr>
        <w:id w:val="-1411385978"/>
        <w:docPartObj>
          <w:docPartGallery w:val="Table of Contents"/>
          <w:docPartUnique/>
        </w:docPartObj>
      </w:sdtPr>
      <w:sdtContent>
        <w:p w14:paraId="53DD95E2" w14:textId="13253FF8" w:rsidR="00AF09D7" w:rsidRPr="0036009B" w:rsidRDefault="00B32CCB" w:rsidP="0036009B">
          <w:pPr>
            <w:pStyle w:val="TOCHeading"/>
            <w:jc w:val="center"/>
            <w:rPr>
              <w:rFonts w:ascii="Times New Roman" w:hAnsi="Times New Roman" w:cs="Times New Roman"/>
              <w:b/>
              <w:bCs/>
              <w:color w:val="000000" w:themeColor="text1"/>
              <w:sz w:val="40"/>
              <w:szCs w:val="40"/>
              <w:lang w:val="vi-VN"/>
            </w:rPr>
          </w:pPr>
          <w:r w:rsidRPr="0036009B">
            <w:rPr>
              <w:rFonts w:ascii="Times New Roman" w:hAnsi="Times New Roman" w:cs="Times New Roman"/>
              <w:b/>
              <w:bCs/>
              <w:color w:val="000000" w:themeColor="text1"/>
              <w:sz w:val="40"/>
              <w:szCs w:val="40"/>
            </w:rPr>
            <w:t xml:space="preserve">Mục </w:t>
          </w:r>
          <w:r w:rsidR="0036009B" w:rsidRPr="0036009B">
            <w:rPr>
              <w:rFonts w:ascii="Times New Roman" w:hAnsi="Times New Roman" w:cs="Times New Roman"/>
              <w:b/>
              <w:bCs/>
              <w:color w:val="000000" w:themeColor="text1"/>
              <w:sz w:val="40"/>
              <w:szCs w:val="40"/>
            </w:rPr>
            <w:t>lục</w:t>
          </w:r>
        </w:p>
        <w:p w14:paraId="3504F608" w14:textId="50B18569" w:rsidR="00A043D3" w:rsidRPr="00A043D3" w:rsidRDefault="00AF09D7">
          <w:pPr>
            <w:pStyle w:val="TOC1"/>
            <w:tabs>
              <w:tab w:val="right" w:leader="dot" w:pos="9345"/>
            </w:tabs>
            <w:rPr>
              <w:rFonts w:asciiTheme="minorHAnsi" w:eastAsiaTheme="minorEastAsia" w:hAnsiTheme="minorHAnsi"/>
              <w:noProof/>
              <w:sz w:val="24"/>
              <w:szCs w:val="24"/>
            </w:rPr>
          </w:pPr>
          <w:r w:rsidRPr="00A043D3">
            <w:rPr>
              <w:rFonts w:cs="Times New Roman"/>
              <w:color w:val="000000" w:themeColor="text1"/>
            </w:rPr>
            <w:fldChar w:fldCharType="begin"/>
          </w:r>
          <w:r w:rsidRPr="00A043D3">
            <w:rPr>
              <w:rFonts w:cs="Times New Roman"/>
              <w:color w:val="000000" w:themeColor="text1"/>
            </w:rPr>
            <w:instrText xml:space="preserve"> TOC \o "1-3" \h \z \u </w:instrText>
          </w:r>
          <w:r w:rsidRPr="00A043D3">
            <w:rPr>
              <w:rFonts w:cs="Times New Roman"/>
              <w:color w:val="000000" w:themeColor="text1"/>
            </w:rPr>
            <w:fldChar w:fldCharType="separate"/>
          </w:r>
          <w:hyperlink w:anchor="_Toc213408530" w:history="1">
            <w:r w:rsidR="00A043D3" w:rsidRPr="00A043D3">
              <w:rPr>
                <w:rStyle w:val="Hyperlink"/>
                <w:rFonts w:cs="Times New Roman"/>
                <w:noProof/>
              </w:rPr>
              <w:t>I. Giới thiệu</w:t>
            </w:r>
            <w:r w:rsidR="00A043D3" w:rsidRPr="00A043D3">
              <w:rPr>
                <w:noProof/>
                <w:webHidden/>
              </w:rPr>
              <w:tab/>
            </w:r>
            <w:r w:rsidR="00A043D3" w:rsidRPr="00A043D3">
              <w:rPr>
                <w:noProof/>
                <w:webHidden/>
              </w:rPr>
              <w:fldChar w:fldCharType="begin"/>
            </w:r>
            <w:r w:rsidR="00A043D3" w:rsidRPr="00A043D3">
              <w:rPr>
                <w:noProof/>
                <w:webHidden/>
              </w:rPr>
              <w:instrText xml:space="preserve"> PAGEREF _Toc213408530 \h </w:instrText>
            </w:r>
            <w:r w:rsidR="00A043D3" w:rsidRPr="00A043D3">
              <w:rPr>
                <w:noProof/>
                <w:webHidden/>
              </w:rPr>
            </w:r>
            <w:r w:rsidR="00A043D3" w:rsidRPr="00A043D3">
              <w:rPr>
                <w:noProof/>
                <w:webHidden/>
              </w:rPr>
              <w:fldChar w:fldCharType="separate"/>
            </w:r>
            <w:r w:rsidR="00A043D3" w:rsidRPr="00A043D3">
              <w:rPr>
                <w:noProof/>
                <w:webHidden/>
              </w:rPr>
              <w:t>4</w:t>
            </w:r>
            <w:r w:rsidR="00A043D3" w:rsidRPr="00A043D3">
              <w:rPr>
                <w:noProof/>
                <w:webHidden/>
              </w:rPr>
              <w:fldChar w:fldCharType="end"/>
            </w:r>
          </w:hyperlink>
        </w:p>
        <w:p w14:paraId="1A5F5D56" w14:textId="5AE00537" w:rsidR="00A043D3" w:rsidRPr="00A043D3" w:rsidRDefault="00A043D3">
          <w:pPr>
            <w:pStyle w:val="TOC2"/>
            <w:tabs>
              <w:tab w:val="right" w:leader="dot" w:pos="9345"/>
            </w:tabs>
            <w:rPr>
              <w:rFonts w:asciiTheme="minorHAnsi" w:eastAsiaTheme="minorEastAsia" w:hAnsiTheme="minorHAnsi"/>
              <w:noProof/>
              <w:sz w:val="24"/>
              <w:szCs w:val="24"/>
            </w:rPr>
          </w:pPr>
          <w:hyperlink w:anchor="_Toc213408531" w:history="1">
            <w:r w:rsidRPr="00A043D3">
              <w:rPr>
                <w:rStyle w:val="Hyperlink"/>
                <w:rFonts w:cs="Times New Roman"/>
                <w:noProof/>
              </w:rPr>
              <w:t>1.1. Mục tiêu đề tài</w:t>
            </w:r>
            <w:r w:rsidRPr="00A043D3">
              <w:rPr>
                <w:noProof/>
                <w:webHidden/>
              </w:rPr>
              <w:tab/>
            </w:r>
            <w:r w:rsidRPr="00A043D3">
              <w:rPr>
                <w:noProof/>
                <w:webHidden/>
              </w:rPr>
              <w:fldChar w:fldCharType="begin"/>
            </w:r>
            <w:r w:rsidRPr="00A043D3">
              <w:rPr>
                <w:noProof/>
                <w:webHidden/>
              </w:rPr>
              <w:instrText xml:space="preserve"> PAGEREF _Toc213408531 \h </w:instrText>
            </w:r>
            <w:r w:rsidRPr="00A043D3">
              <w:rPr>
                <w:noProof/>
                <w:webHidden/>
              </w:rPr>
            </w:r>
            <w:r w:rsidRPr="00A043D3">
              <w:rPr>
                <w:noProof/>
                <w:webHidden/>
              </w:rPr>
              <w:fldChar w:fldCharType="separate"/>
            </w:r>
            <w:r w:rsidRPr="00A043D3">
              <w:rPr>
                <w:noProof/>
                <w:webHidden/>
              </w:rPr>
              <w:t>4</w:t>
            </w:r>
            <w:r w:rsidRPr="00A043D3">
              <w:rPr>
                <w:noProof/>
                <w:webHidden/>
              </w:rPr>
              <w:fldChar w:fldCharType="end"/>
            </w:r>
          </w:hyperlink>
        </w:p>
        <w:p w14:paraId="578C6A35" w14:textId="0C364D91" w:rsidR="00A043D3" w:rsidRPr="00A043D3" w:rsidRDefault="00A043D3">
          <w:pPr>
            <w:pStyle w:val="TOC2"/>
            <w:tabs>
              <w:tab w:val="right" w:leader="dot" w:pos="9345"/>
            </w:tabs>
            <w:rPr>
              <w:rFonts w:asciiTheme="minorHAnsi" w:eastAsiaTheme="minorEastAsia" w:hAnsiTheme="minorHAnsi"/>
              <w:noProof/>
              <w:sz w:val="24"/>
              <w:szCs w:val="24"/>
            </w:rPr>
          </w:pPr>
          <w:hyperlink w:anchor="_Toc213408532" w:history="1">
            <w:r w:rsidRPr="00A043D3">
              <w:rPr>
                <w:rStyle w:val="Hyperlink"/>
                <w:rFonts w:cs="Times New Roman"/>
                <w:noProof/>
              </w:rPr>
              <w:t>1.2. Phạm vi nghiên cứu</w:t>
            </w:r>
            <w:r w:rsidRPr="00A043D3">
              <w:rPr>
                <w:noProof/>
                <w:webHidden/>
              </w:rPr>
              <w:tab/>
            </w:r>
            <w:r w:rsidRPr="00A043D3">
              <w:rPr>
                <w:noProof/>
                <w:webHidden/>
              </w:rPr>
              <w:fldChar w:fldCharType="begin"/>
            </w:r>
            <w:r w:rsidRPr="00A043D3">
              <w:rPr>
                <w:noProof/>
                <w:webHidden/>
              </w:rPr>
              <w:instrText xml:space="preserve"> PAGEREF _Toc213408532 \h </w:instrText>
            </w:r>
            <w:r w:rsidRPr="00A043D3">
              <w:rPr>
                <w:noProof/>
                <w:webHidden/>
              </w:rPr>
            </w:r>
            <w:r w:rsidRPr="00A043D3">
              <w:rPr>
                <w:noProof/>
                <w:webHidden/>
              </w:rPr>
              <w:fldChar w:fldCharType="separate"/>
            </w:r>
            <w:r w:rsidRPr="00A043D3">
              <w:rPr>
                <w:noProof/>
                <w:webHidden/>
              </w:rPr>
              <w:t>4</w:t>
            </w:r>
            <w:r w:rsidRPr="00A043D3">
              <w:rPr>
                <w:noProof/>
                <w:webHidden/>
              </w:rPr>
              <w:fldChar w:fldCharType="end"/>
            </w:r>
          </w:hyperlink>
        </w:p>
        <w:p w14:paraId="40D35569" w14:textId="35527E99" w:rsidR="00A043D3" w:rsidRPr="00A043D3" w:rsidRDefault="00A043D3">
          <w:pPr>
            <w:pStyle w:val="TOC2"/>
            <w:tabs>
              <w:tab w:val="right" w:leader="dot" w:pos="9345"/>
            </w:tabs>
            <w:rPr>
              <w:rFonts w:asciiTheme="minorHAnsi" w:eastAsiaTheme="minorEastAsia" w:hAnsiTheme="minorHAnsi"/>
              <w:noProof/>
              <w:sz w:val="24"/>
              <w:szCs w:val="24"/>
            </w:rPr>
          </w:pPr>
          <w:hyperlink w:anchor="_Toc213408533" w:history="1">
            <w:r w:rsidRPr="00A043D3">
              <w:rPr>
                <w:rStyle w:val="Hyperlink"/>
                <w:rFonts w:cs="Times New Roman"/>
                <w:noProof/>
              </w:rPr>
              <w:t>1.3. Phương pháp thực hiện</w:t>
            </w:r>
            <w:r w:rsidRPr="00A043D3">
              <w:rPr>
                <w:noProof/>
                <w:webHidden/>
              </w:rPr>
              <w:tab/>
            </w:r>
            <w:r w:rsidRPr="00A043D3">
              <w:rPr>
                <w:noProof/>
                <w:webHidden/>
              </w:rPr>
              <w:fldChar w:fldCharType="begin"/>
            </w:r>
            <w:r w:rsidRPr="00A043D3">
              <w:rPr>
                <w:noProof/>
                <w:webHidden/>
              </w:rPr>
              <w:instrText xml:space="preserve"> PAGEREF _Toc213408533 \h </w:instrText>
            </w:r>
            <w:r w:rsidRPr="00A043D3">
              <w:rPr>
                <w:noProof/>
                <w:webHidden/>
              </w:rPr>
            </w:r>
            <w:r w:rsidRPr="00A043D3">
              <w:rPr>
                <w:noProof/>
                <w:webHidden/>
              </w:rPr>
              <w:fldChar w:fldCharType="separate"/>
            </w:r>
            <w:r w:rsidRPr="00A043D3">
              <w:rPr>
                <w:noProof/>
                <w:webHidden/>
              </w:rPr>
              <w:t>4</w:t>
            </w:r>
            <w:r w:rsidRPr="00A043D3">
              <w:rPr>
                <w:noProof/>
                <w:webHidden/>
              </w:rPr>
              <w:fldChar w:fldCharType="end"/>
            </w:r>
          </w:hyperlink>
        </w:p>
        <w:p w14:paraId="0680750A" w14:textId="0AA29A3E" w:rsidR="00A043D3" w:rsidRPr="00A043D3" w:rsidRDefault="00A043D3">
          <w:pPr>
            <w:pStyle w:val="TOC1"/>
            <w:tabs>
              <w:tab w:val="right" w:leader="dot" w:pos="9345"/>
            </w:tabs>
            <w:rPr>
              <w:rFonts w:asciiTheme="minorHAnsi" w:eastAsiaTheme="minorEastAsia" w:hAnsiTheme="minorHAnsi"/>
              <w:noProof/>
              <w:sz w:val="24"/>
              <w:szCs w:val="24"/>
            </w:rPr>
          </w:pPr>
          <w:hyperlink w:anchor="_Toc213408534" w:history="1">
            <w:r w:rsidRPr="00A043D3">
              <w:rPr>
                <w:rStyle w:val="Hyperlink"/>
                <w:rFonts w:cs="Times New Roman"/>
                <w:noProof/>
              </w:rPr>
              <w:t>II. CƠ SỞ LÝ THUYẾT</w:t>
            </w:r>
            <w:r w:rsidRPr="00A043D3">
              <w:rPr>
                <w:noProof/>
                <w:webHidden/>
              </w:rPr>
              <w:tab/>
            </w:r>
            <w:r w:rsidRPr="00A043D3">
              <w:rPr>
                <w:noProof/>
                <w:webHidden/>
              </w:rPr>
              <w:fldChar w:fldCharType="begin"/>
            </w:r>
            <w:r w:rsidRPr="00A043D3">
              <w:rPr>
                <w:noProof/>
                <w:webHidden/>
              </w:rPr>
              <w:instrText xml:space="preserve"> PAGEREF _Toc213408534 \h </w:instrText>
            </w:r>
            <w:r w:rsidRPr="00A043D3">
              <w:rPr>
                <w:noProof/>
                <w:webHidden/>
              </w:rPr>
            </w:r>
            <w:r w:rsidRPr="00A043D3">
              <w:rPr>
                <w:noProof/>
                <w:webHidden/>
              </w:rPr>
              <w:fldChar w:fldCharType="separate"/>
            </w:r>
            <w:r w:rsidRPr="00A043D3">
              <w:rPr>
                <w:noProof/>
                <w:webHidden/>
              </w:rPr>
              <w:t>5</w:t>
            </w:r>
            <w:r w:rsidRPr="00A043D3">
              <w:rPr>
                <w:noProof/>
                <w:webHidden/>
              </w:rPr>
              <w:fldChar w:fldCharType="end"/>
            </w:r>
          </w:hyperlink>
        </w:p>
        <w:p w14:paraId="0916B696" w14:textId="00350C06" w:rsidR="00A043D3" w:rsidRPr="00A043D3" w:rsidRDefault="00A043D3">
          <w:pPr>
            <w:pStyle w:val="TOC2"/>
            <w:tabs>
              <w:tab w:val="right" w:leader="dot" w:pos="9345"/>
            </w:tabs>
            <w:rPr>
              <w:rFonts w:asciiTheme="minorHAnsi" w:eastAsiaTheme="minorEastAsia" w:hAnsiTheme="minorHAnsi"/>
              <w:noProof/>
              <w:sz w:val="24"/>
              <w:szCs w:val="24"/>
            </w:rPr>
          </w:pPr>
          <w:hyperlink w:anchor="_Toc213408535" w:history="1">
            <w:r w:rsidRPr="00A043D3">
              <w:rPr>
                <w:rStyle w:val="Hyperlink"/>
                <w:rFonts w:cs="Times New Roman"/>
                <w:noProof/>
              </w:rPr>
              <w:t>2.1. Giới thiệu về Provider Pattern</w:t>
            </w:r>
            <w:r w:rsidRPr="00A043D3">
              <w:rPr>
                <w:noProof/>
                <w:webHidden/>
              </w:rPr>
              <w:tab/>
            </w:r>
            <w:r w:rsidRPr="00A043D3">
              <w:rPr>
                <w:noProof/>
                <w:webHidden/>
              </w:rPr>
              <w:fldChar w:fldCharType="begin"/>
            </w:r>
            <w:r w:rsidRPr="00A043D3">
              <w:rPr>
                <w:noProof/>
                <w:webHidden/>
              </w:rPr>
              <w:instrText xml:space="preserve"> PAGEREF _Toc213408535 \h </w:instrText>
            </w:r>
            <w:r w:rsidRPr="00A043D3">
              <w:rPr>
                <w:noProof/>
                <w:webHidden/>
              </w:rPr>
            </w:r>
            <w:r w:rsidRPr="00A043D3">
              <w:rPr>
                <w:noProof/>
                <w:webHidden/>
              </w:rPr>
              <w:fldChar w:fldCharType="separate"/>
            </w:r>
            <w:r w:rsidRPr="00A043D3">
              <w:rPr>
                <w:noProof/>
                <w:webHidden/>
              </w:rPr>
              <w:t>5</w:t>
            </w:r>
            <w:r w:rsidRPr="00A043D3">
              <w:rPr>
                <w:noProof/>
                <w:webHidden/>
              </w:rPr>
              <w:fldChar w:fldCharType="end"/>
            </w:r>
          </w:hyperlink>
        </w:p>
        <w:p w14:paraId="47674393" w14:textId="38E7DB62" w:rsidR="00A043D3" w:rsidRPr="00A043D3" w:rsidRDefault="00A043D3">
          <w:pPr>
            <w:pStyle w:val="TOC3"/>
            <w:tabs>
              <w:tab w:val="right" w:leader="dot" w:pos="9345"/>
            </w:tabs>
            <w:rPr>
              <w:rFonts w:asciiTheme="minorHAnsi" w:eastAsiaTheme="minorEastAsia" w:hAnsiTheme="minorHAnsi"/>
              <w:noProof/>
              <w:sz w:val="24"/>
              <w:szCs w:val="24"/>
            </w:rPr>
          </w:pPr>
          <w:hyperlink w:anchor="_Toc213408536" w:history="1">
            <w:r w:rsidRPr="00A043D3">
              <w:rPr>
                <w:rStyle w:val="Hyperlink"/>
                <w:rFonts w:cs="Times New Roman"/>
                <w:noProof/>
              </w:rPr>
              <w:t>2.1.1. Provider là gì?</w:t>
            </w:r>
            <w:r w:rsidRPr="00A043D3">
              <w:rPr>
                <w:noProof/>
                <w:webHidden/>
              </w:rPr>
              <w:tab/>
            </w:r>
            <w:r w:rsidRPr="00A043D3">
              <w:rPr>
                <w:noProof/>
                <w:webHidden/>
              </w:rPr>
              <w:fldChar w:fldCharType="begin"/>
            </w:r>
            <w:r w:rsidRPr="00A043D3">
              <w:rPr>
                <w:noProof/>
                <w:webHidden/>
              </w:rPr>
              <w:instrText xml:space="preserve"> PAGEREF _Toc213408536 \h </w:instrText>
            </w:r>
            <w:r w:rsidRPr="00A043D3">
              <w:rPr>
                <w:noProof/>
                <w:webHidden/>
              </w:rPr>
            </w:r>
            <w:r w:rsidRPr="00A043D3">
              <w:rPr>
                <w:noProof/>
                <w:webHidden/>
              </w:rPr>
              <w:fldChar w:fldCharType="separate"/>
            </w:r>
            <w:r w:rsidRPr="00A043D3">
              <w:rPr>
                <w:noProof/>
                <w:webHidden/>
              </w:rPr>
              <w:t>5</w:t>
            </w:r>
            <w:r w:rsidRPr="00A043D3">
              <w:rPr>
                <w:noProof/>
                <w:webHidden/>
              </w:rPr>
              <w:fldChar w:fldCharType="end"/>
            </w:r>
          </w:hyperlink>
        </w:p>
        <w:p w14:paraId="5F984940" w14:textId="46736BB6" w:rsidR="00A043D3" w:rsidRPr="00A043D3" w:rsidRDefault="00A043D3">
          <w:pPr>
            <w:pStyle w:val="TOC3"/>
            <w:tabs>
              <w:tab w:val="right" w:leader="dot" w:pos="9345"/>
            </w:tabs>
            <w:rPr>
              <w:rFonts w:asciiTheme="minorHAnsi" w:eastAsiaTheme="minorEastAsia" w:hAnsiTheme="minorHAnsi"/>
              <w:noProof/>
              <w:sz w:val="24"/>
              <w:szCs w:val="24"/>
            </w:rPr>
          </w:pPr>
          <w:hyperlink w:anchor="_Toc213408537" w:history="1">
            <w:r w:rsidRPr="00A043D3">
              <w:rPr>
                <w:rStyle w:val="Hyperlink"/>
                <w:rFonts w:cs="Times New Roman"/>
                <w:noProof/>
              </w:rPr>
              <w:t>2.1.2. Các thành phần cơ bản của Provider</w:t>
            </w:r>
            <w:r w:rsidRPr="00A043D3">
              <w:rPr>
                <w:noProof/>
                <w:webHidden/>
              </w:rPr>
              <w:tab/>
            </w:r>
            <w:r w:rsidRPr="00A043D3">
              <w:rPr>
                <w:noProof/>
                <w:webHidden/>
              </w:rPr>
              <w:fldChar w:fldCharType="begin"/>
            </w:r>
            <w:r w:rsidRPr="00A043D3">
              <w:rPr>
                <w:noProof/>
                <w:webHidden/>
              </w:rPr>
              <w:instrText xml:space="preserve"> PAGEREF _Toc213408537 \h </w:instrText>
            </w:r>
            <w:r w:rsidRPr="00A043D3">
              <w:rPr>
                <w:noProof/>
                <w:webHidden/>
              </w:rPr>
            </w:r>
            <w:r w:rsidRPr="00A043D3">
              <w:rPr>
                <w:noProof/>
                <w:webHidden/>
              </w:rPr>
              <w:fldChar w:fldCharType="separate"/>
            </w:r>
            <w:r w:rsidRPr="00A043D3">
              <w:rPr>
                <w:noProof/>
                <w:webHidden/>
              </w:rPr>
              <w:t>5</w:t>
            </w:r>
            <w:r w:rsidRPr="00A043D3">
              <w:rPr>
                <w:noProof/>
                <w:webHidden/>
              </w:rPr>
              <w:fldChar w:fldCharType="end"/>
            </w:r>
          </w:hyperlink>
        </w:p>
        <w:p w14:paraId="703EF6D6" w14:textId="476780E9" w:rsidR="00A043D3" w:rsidRPr="00A043D3" w:rsidRDefault="00A043D3">
          <w:pPr>
            <w:pStyle w:val="TOC2"/>
            <w:tabs>
              <w:tab w:val="right" w:leader="dot" w:pos="9345"/>
            </w:tabs>
            <w:rPr>
              <w:rFonts w:asciiTheme="minorHAnsi" w:eastAsiaTheme="minorEastAsia" w:hAnsiTheme="minorHAnsi"/>
              <w:noProof/>
              <w:sz w:val="24"/>
              <w:szCs w:val="24"/>
            </w:rPr>
          </w:pPr>
          <w:hyperlink w:anchor="_Toc213408538" w:history="1">
            <w:r w:rsidRPr="00A043D3">
              <w:rPr>
                <w:rStyle w:val="Hyperlink"/>
                <w:rFonts w:cs="Times New Roman"/>
                <w:noProof/>
              </w:rPr>
              <w:t>2.2. ChangeNotifier, Consumer và Provider.of()</w:t>
            </w:r>
            <w:r w:rsidRPr="00A043D3">
              <w:rPr>
                <w:noProof/>
                <w:webHidden/>
              </w:rPr>
              <w:tab/>
            </w:r>
            <w:r w:rsidRPr="00A043D3">
              <w:rPr>
                <w:noProof/>
                <w:webHidden/>
              </w:rPr>
              <w:fldChar w:fldCharType="begin"/>
            </w:r>
            <w:r w:rsidRPr="00A043D3">
              <w:rPr>
                <w:noProof/>
                <w:webHidden/>
              </w:rPr>
              <w:instrText xml:space="preserve"> PAGEREF _Toc213408538 \h </w:instrText>
            </w:r>
            <w:r w:rsidRPr="00A043D3">
              <w:rPr>
                <w:noProof/>
                <w:webHidden/>
              </w:rPr>
            </w:r>
            <w:r w:rsidRPr="00A043D3">
              <w:rPr>
                <w:noProof/>
                <w:webHidden/>
              </w:rPr>
              <w:fldChar w:fldCharType="separate"/>
            </w:r>
            <w:r w:rsidRPr="00A043D3">
              <w:rPr>
                <w:noProof/>
                <w:webHidden/>
              </w:rPr>
              <w:t>5</w:t>
            </w:r>
            <w:r w:rsidRPr="00A043D3">
              <w:rPr>
                <w:noProof/>
                <w:webHidden/>
              </w:rPr>
              <w:fldChar w:fldCharType="end"/>
            </w:r>
          </w:hyperlink>
        </w:p>
        <w:p w14:paraId="3A9060BC" w14:textId="0D1B71CC" w:rsidR="00A043D3" w:rsidRPr="00A043D3" w:rsidRDefault="00A043D3">
          <w:pPr>
            <w:pStyle w:val="TOC3"/>
            <w:tabs>
              <w:tab w:val="right" w:leader="dot" w:pos="9345"/>
            </w:tabs>
            <w:rPr>
              <w:rFonts w:asciiTheme="minorHAnsi" w:eastAsiaTheme="minorEastAsia" w:hAnsiTheme="minorHAnsi"/>
              <w:noProof/>
              <w:sz w:val="24"/>
              <w:szCs w:val="24"/>
            </w:rPr>
          </w:pPr>
          <w:hyperlink w:anchor="_Toc213408539" w:history="1">
            <w:r w:rsidRPr="00A043D3">
              <w:rPr>
                <w:rStyle w:val="Hyperlink"/>
                <w:rFonts w:cs="Times New Roman"/>
                <w:noProof/>
              </w:rPr>
              <w:t>2.2.1. ChangeNotifier là gì?</w:t>
            </w:r>
            <w:r w:rsidRPr="00A043D3">
              <w:rPr>
                <w:noProof/>
                <w:webHidden/>
              </w:rPr>
              <w:tab/>
            </w:r>
            <w:r w:rsidRPr="00A043D3">
              <w:rPr>
                <w:noProof/>
                <w:webHidden/>
              </w:rPr>
              <w:fldChar w:fldCharType="begin"/>
            </w:r>
            <w:r w:rsidRPr="00A043D3">
              <w:rPr>
                <w:noProof/>
                <w:webHidden/>
              </w:rPr>
              <w:instrText xml:space="preserve"> PAGEREF _Toc213408539 \h </w:instrText>
            </w:r>
            <w:r w:rsidRPr="00A043D3">
              <w:rPr>
                <w:noProof/>
                <w:webHidden/>
              </w:rPr>
            </w:r>
            <w:r w:rsidRPr="00A043D3">
              <w:rPr>
                <w:noProof/>
                <w:webHidden/>
              </w:rPr>
              <w:fldChar w:fldCharType="separate"/>
            </w:r>
            <w:r w:rsidRPr="00A043D3">
              <w:rPr>
                <w:noProof/>
                <w:webHidden/>
              </w:rPr>
              <w:t>5</w:t>
            </w:r>
            <w:r w:rsidRPr="00A043D3">
              <w:rPr>
                <w:noProof/>
                <w:webHidden/>
              </w:rPr>
              <w:fldChar w:fldCharType="end"/>
            </w:r>
          </w:hyperlink>
        </w:p>
        <w:p w14:paraId="4FDBE2D7" w14:textId="45621003" w:rsidR="00A043D3" w:rsidRPr="00A043D3" w:rsidRDefault="00A043D3">
          <w:pPr>
            <w:pStyle w:val="TOC3"/>
            <w:tabs>
              <w:tab w:val="right" w:leader="dot" w:pos="9345"/>
            </w:tabs>
            <w:rPr>
              <w:rFonts w:asciiTheme="minorHAnsi" w:eastAsiaTheme="minorEastAsia" w:hAnsiTheme="minorHAnsi"/>
              <w:noProof/>
              <w:sz w:val="24"/>
              <w:szCs w:val="24"/>
            </w:rPr>
          </w:pPr>
          <w:hyperlink w:anchor="_Toc213408540" w:history="1">
            <w:r w:rsidRPr="00A043D3">
              <w:rPr>
                <w:rStyle w:val="Hyperlink"/>
                <w:rFonts w:cs="Times New Roman"/>
                <w:noProof/>
              </w:rPr>
              <w:t>2.2.2. Cấu trúc cơ bản của một ChangeNotifier</w:t>
            </w:r>
            <w:r w:rsidRPr="00A043D3">
              <w:rPr>
                <w:noProof/>
                <w:webHidden/>
              </w:rPr>
              <w:tab/>
            </w:r>
            <w:r w:rsidRPr="00A043D3">
              <w:rPr>
                <w:noProof/>
                <w:webHidden/>
              </w:rPr>
              <w:fldChar w:fldCharType="begin"/>
            </w:r>
            <w:r w:rsidRPr="00A043D3">
              <w:rPr>
                <w:noProof/>
                <w:webHidden/>
              </w:rPr>
              <w:instrText xml:space="preserve"> PAGEREF _Toc213408540 \h </w:instrText>
            </w:r>
            <w:r w:rsidRPr="00A043D3">
              <w:rPr>
                <w:noProof/>
                <w:webHidden/>
              </w:rPr>
            </w:r>
            <w:r w:rsidRPr="00A043D3">
              <w:rPr>
                <w:noProof/>
                <w:webHidden/>
              </w:rPr>
              <w:fldChar w:fldCharType="separate"/>
            </w:r>
            <w:r w:rsidRPr="00A043D3">
              <w:rPr>
                <w:noProof/>
                <w:webHidden/>
              </w:rPr>
              <w:t>6</w:t>
            </w:r>
            <w:r w:rsidRPr="00A043D3">
              <w:rPr>
                <w:noProof/>
                <w:webHidden/>
              </w:rPr>
              <w:fldChar w:fldCharType="end"/>
            </w:r>
          </w:hyperlink>
        </w:p>
        <w:p w14:paraId="419A2414" w14:textId="39D65438" w:rsidR="00A043D3" w:rsidRPr="00A043D3" w:rsidRDefault="00A043D3">
          <w:pPr>
            <w:pStyle w:val="TOC3"/>
            <w:tabs>
              <w:tab w:val="right" w:leader="dot" w:pos="9345"/>
            </w:tabs>
            <w:rPr>
              <w:rFonts w:asciiTheme="minorHAnsi" w:eastAsiaTheme="minorEastAsia" w:hAnsiTheme="minorHAnsi"/>
              <w:noProof/>
              <w:sz w:val="24"/>
              <w:szCs w:val="24"/>
            </w:rPr>
          </w:pPr>
          <w:hyperlink w:anchor="_Toc213408541" w:history="1">
            <w:r w:rsidRPr="00A043D3">
              <w:rPr>
                <w:rStyle w:val="Hyperlink"/>
                <w:rFonts w:cs="Times New Roman"/>
                <w:noProof/>
              </w:rPr>
              <w:t>2.2.3. Consumer và Provider.of()</w:t>
            </w:r>
            <w:r w:rsidRPr="00A043D3">
              <w:rPr>
                <w:noProof/>
                <w:webHidden/>
              </w:rPr>
              <w:tab/>
            </w:r>
            <w:r w:rsidRPr="00A043D3">
              <w:rPr>
                <w:noProof/>
                <w:webHidden/>
              </w:rPr>
              <w:fldChar w:fldCharType="begin"/>
            </w:r>
            <w:r w:rsidRPr="00A043D3">
              <w:rPr>
                <w:noProof/>
                <w:webHidden/>
              </w:rPr>
              <w:instrText xml:space="preserve"> PAGEREF _Toc213408541 \h </w:instrText>
            </w:r>
            <w:r w:rsidRPr="00A043D3">
              <w:rPr>
                <w:noProof/>
                <w:webHidden/>
              </w:rPr>
            </w:r>
            <w:r w:rsidRPr="00A043D3">
              <w:rPr>
                <w:noProof/>
                <w:webHidden/>
              </w:rPr>
              <w:fldChar w:fldCharType="separate"/>
            </w:r>
            <w:r w:rsidRPr="00A043D3">
              <w:rPr>
                <w:noProof/>
                <w:webHidden/>
              </w:rPr>
              <w:t>6</w:t>
            </w:r>
            <w:r w:rsidRPr="00A043D3">
              <w:rPr>
                <w:noProof/>
                <w:webHidden/>
              </w:rPr>
              <w:fldChar w:fldCharType="end"/>
            </w:r>
          </w:hyperlink>
        </w:p>
        <w:p w14:paraId="5166E22A" w14:textId="671AFB79" w:rsidR="00A043D3" w:rsidRPr="00A043D3" w:rsidRDefault="00A043D3">
          <w:pPr>
            <w:pStyle w:val="TOC2"/>
            <w:tabs>
              <w:tab w:val="right" w:leader="dot" w:pos="9345"/>
            </w:tabs>
            <w:rPr>
              <w:rFonts w:asciiTheme="minorHAnsi" w:eastAsiaTheme="minorEastAsia" w:hAnsiTheme="minorHAnsi"/>
              <w:noProof/>
              <w:sz w:val="24"/>
              <w:szCs w:val="24"/>
            </w:rPr>
          </w:pPr>
          <w:hyperlink w:anchor="_Toc213408542" w:history="1">
            <w:r w:rsidRPr="00A043D3">
              <w:rPr>
                <w:rStyle w:val="Hyperlink"/>
                <w:rFonts w:cs="Times New Roman"/>
                <w:noProof/>
              </w:rPr>
              <w:t>2.3. Multiple Providers &amp; Provider Composition</w:t>
            </w:r>
            <w:r w:rsidRPr="00A043D3">
              <w:rPr>
                <w:noProof/>
                <w:webHidden/>
              </w:rPr>
              <w:tab/>
            </w:r>
            <w:r w:rsidRPr="00A043D3">
              <w:rPr>
                <w:noProof/>
                <w:webHidden/>
              </w:rPr>
              <w:fldChar w:fldCharType="begin"/>
            </w:r>
            <w:r w:rsidRPr="00A043D3">
              <w:rPr>
                <w:noProof/>
                <w:webHidden/>
              </w:rPr>
              <w:instrText xml:space="preserve"> PAGEREF _Toc213408542 \h </w:instrText>
            </w:r>
            <w:r w:rsidRPr="00A043D3">
              <w:rPr>
                <w:noProof/>
                <w:webHidden/>
              </w:rPr>
            </w:r>
            <w:r w:rsidRPr="00A043D3">
              <w:rPr>
                <w:noProof/>
                <w:webHidden/>
              </w:rPr>
              <w:fldChar w:fldCharType="separate"/>
            </w:r>
            <w:r w:rsidRPr="00A043D3">
              <w:rPr>
                <w:noProof/>
                <w:webHidden/>
              </w:rPr>
              <w:t>6</w:t>
            </w:r>
            <w:r w:rsidRPr="00A043D3">
              <w:rPr>
                <w:noProof/>
                <w:webHidden/>
              </w:rPr>
              <w:fldChar w:fldCharType="end"/>
            </w:r>
          </w:hyperlink>
        </w:p>
        <w:p w14:paraId="72FF495C" w14:textId="360C84AD" w:rsidR="00A043D3" w:rsidRPr="00A043D3" w:rsidRDefault="00A043D3">
          <w:pPr>
            <w:pStyle w:val="TOC3"/>
            <w:tabs>
              <w:tab w:val="right" w:leader="dot" w:pos="9345"/>
            </w:tabs>
            <w:rPr>
              <w:rFonts w:asciiTheme="minorHAnsi" w:eastAsiaTheme="minorEastAsia" w:hAnsiTheme="minorHAnsi"/>
              <w:noProof/>
              <w:sz w:val="24"/>
              <w:szCs w:val="24"/>
            </w:rPr>
          </w:pPr>
          <w:hyperlink w:anchor="_Toc213408543" w:history="1">
            <w:r w:rsidRPr="00A043D3">
              <w:rPr>
                <w:rStyle w:val="Hyperlink"/>
                <w:rFonts w:cs="Times New Roman"/>
                <w:noProof/>
              </w:rPr>
              <w:t>2.3.1. MultiProvider</w:t>
            </w:r>
            <w:r w:rsidRPr="00A043D3">
              <w:rPr>
                <w:noProof/>
                <w:webHidden/>
              </w:rPr>
              <w:tab/>
            </w:r>
            <w:r w:rsidRPr="00A043D3">
              <w:rPr>
                <w:noProof/>
                <w:webHidden/>
              </w:rPr>
              <w:fldChar w:fldCharType="begin"/>
            </w:r>
            <w:r w:rsidRPr="00A043D3">
              <w:rPr>
                <w:noProof/>
                <w:webHidden/>
              </w:rPr>
              <w:instrText xml:space="preserve"> PAGEREF _Toc213408543 \h </w:instrText>
            </w:r>
            <w:r w:rsidRPr="00A043D3">
              <w:rPr>
                <w:noProof/>
                <w:webHidden/>
              </w:rPr>
            </w:r>
            <w:r w:rsidRPr="00A043D3">
              <w:rPr>
                <w:noProof/>
                <w:webHidden/>
              </w:rPr>
              <w:fldChar w:fldCharType="separate"/>
            </w:r>
            <w:r w:rsidRPr="00A043D3">
              <w:rPr>
                <w:noProof/>
                <w:webHidden/>
              </w:rPr>
              <w:t>6</w:t>
            </w:r>
            <w:r w:rsidRPr="00A043D3">
              <w:rPr>
                <w:noProof/>
                <w:webHidden/>
              </w:rPr>
              <w:fldChar w:fldCharType="end"/>
            </w:r>
          </w:hyperlink>
        </w:p>
        <w:p w14:paraId="46AE4209" w14:textId="5FF7A57E" w:rsidR="00A043D3" w:rsidRPr="00A043D3" w:rsidRDefault="00A043D3">
          <w:pPr>
            <w:pStyle w:val="TOC3"/>
            <w:tabs>
              <w:tab w:val="right" w:leader="dot" w:pos="9345"/>
            </w:tabs>
            <w:rPr>
              <w:rFonts w:asciiTheme="minorHAnsi" w:eastAsiaTheme="minorEastAsia" w:hAnsiTheme="minorHAnsi"/>
              <w:noProof/>
              <w:sz w:val="24"/>
              <w:szCs w:val="24"/>
            </w:rPr>
          </w:pPr>
          <w:hyperlink w:anchor="_Toc213408544" w:history="1">
            <w:r w:rsidRPr="00A043D3">
              <w:rPr>
                <w:rStyle w:val="Hyperlink"/>
                <w:rFonts w:cs="Times New Roman"/>
                <w:noProof/>
              </w:rPr>
              <w:t>2.3.2. Provider composition</w:t>
            </w:r>
            <w:r w:rsidRPr="00A043D3">
              <w:rPr>
                <w:noProof/>
                <w:webHidden/>
              </w:rPr>
              <w:tab/>
            </w:r>
            <w:r w:rsidRPr="00A043D3">
              <w:rPr>
                <w:noProof/>
                <w:webHidden/>
              </w:rPr>
              <w:fldChar w:fldCharType="begin"/>
            </w:r>
            <w:r w:rsidRPr="00A043D3">
              <w:rPr>
                <w:noProof/>
                <w:webHidden/>
              </w:rPr>
              <w:instrText xml:space="preserve"> PAGEREF _Toc213408544 \h </w:instrText>
            </w:r>
            <w:r w:rsidRPr="00A043D3">
              <w:rPr>
                <w:noProof/>
                <w:webHidden/>
              </w:rPr>
            </w:r>
            <w:r w:rsidRPr="00A043D3">
              <w:rPr>
                <w:noProof/>
                <w:webHidden/>
              </w:rPr>
              <w:fldChar w:fldCharType="separate"/>
            </w:r>
            <w:r w:rsidRPr="00A043D3">
              <w:rPr>
                <w:noProof/>
                <w:webHidden/>
              </w:rPr>
              <w:t>7</w:t>
            </w:r>
            <w:r w:rsidRPr="00A043D3">
              <w:rPr>
                <w:noProof/>
                <w:webHidden/>
              </w:rPr>
              <w:fldChar w:fldCharType="end"/>
            </w:r>
          </w:hyperlink>
        </w:p>
        <w:p w14:paraId="2628379A" w14:textId="75724BE9" w:rsidR="00A043D3" w:rsidRPr="00A043D3" w:rsidRDefault="00A043D3">
          <w:pPr>
            <w:pStyle w:val="TOC1"/>
            <w:tabs>
              <w:tab w:val="right" w:leader="dot" w:pos="9345"/>
            </w:tabs>
            <w:rPr>
              <w:rFonts w:asciiTheme="minorHAnsi" w:eastAsiaTheme="minorEastAsia" w:hAnsiTheme="minorHAnsi"/>
              <w:noProof/>
              <w:sz w:val="24"/>
              <w:szCs w:val="24"/>
            </w:rPr>
          </w:pPr>
          <w:hyperlink w:anchor="_Toc213408545" w:history="1">
            <w:r w:rsidRPr="00A043D3">
              <w:rPr>
                <w:rStyle w:val="Hyperlink"/>
                <w:rFonts w:cs="Times New Roman"/>
                <w:noProof/>
              </w:rPr>
              <w:t>III. Ứng dụng thử nghiệm</w:t>
            </w:r>
            <w:r w:rsidRPr="00A043D3">
              <w:rPr>
                <w:noProof/>
                <w:webHidden/>
              </w:rPr>
              <w:tab/>
            </w:r>
            <w:r w:rsidRPr="00A043D3">
              <w:rPr>
                <w:noProof/>
                <w:webHidden/>
              </w:rPr>
              <w:fldChar w:fldCharType="begin"/>
            </w:r>
            <w:r w:rsidRPr="00A043D3">
              <w:rPr>
                <w:noProof/>
                <w:webHidden/>
              </w:rPr>
              <w:instrText xml:space="preserve"> PAGEREF _Toc213408545 \h </w:instrText>
            </w:r>
            <w:r w:rsidRPr="00A043D3">
              <w:rPr>
                <w:noProof/>
                <w:webHidden/>
              </w:rPr>
            </w:r>
            <w:r w:rsidRPr="00A043D3">
              <w:rPr>
                <w:noProof/>
                <w:webHidden/>
              </w:rPr>
              <w:fldChar w:fldCharType="separate"/>
            </w:r>
            <w:r w:rsidRPr="00A043D3">
              <w:rPr>
                <w:noProof/>
                <w:webHidden/>
              </w:rPr>
              <w:t>7</w:t>
            </w:r>
            <w:r w:rsidRPr="00A043D3">
              <w:rPr>
                <w:noProof/>
                <w:webHidden/>
              </w:rPr>
              <w:fldChar w:fldCharType="end"/>
            </w:r>
          </w:hyperlink>
        </w:p>
        <w:p w14:paraId="6FE9CABC" w14:textId="239B9088" w:rsidR="00A043D3" w:rsidRPr="00A043D3" w:rsidRDefault="00A043D3">
          <w:pPr>
            <w:pStyle w:val="TOC2"/>
            <w:tabs>
              <w:tab w:val="right" w:leader="dot" w:pos="9345"/>
            </w:tabs>
            <w:rPr>
              <w:rFonts w:asciiTheme="minorHAnsi" w:eastAsiaTheme="minorEastAsia" w:hAnsiTheme="minorHAnsi"/>
              <w:noProof/>
              <w:sz w:val="24"/>
              <w:szCs w:val="24"/>
            </w:rPr>
          </w:pPr>
          <w:hyperlink w:anchor="_Toc213408546" w:history="1">
            <w:r w:rsidRPr="00A043D3">
              <w:rPr>
                <w:rStyle w:val="Hyperlink"/>
                <w:rFonts w:cs="Times New Roman"/>
                <w:noProof/>
              </w:rPr>
              <w:t>3.1. Thiết kế ứng dụng (App mua hàng)</w:t>
            </w:r>
            <w:r w:rsidRPr="00A043D3">
              <w:rPr>
                <w:noProof/>
                <w:webHidden/>
              </w:rPr>
              <w:tab/>
            </w:r>
            <w:r w:rsidRPr="00A043D3">
              <w:rPr>
                <w:noProof/>
                <w:webHidden/>
              </w:rPr>
              <w:fldChar w:fldCharType="begin"/>
            </w:r>
            <w:r w:rsidRPr="00A043D3">
              <w:rPr>
                <w:noProof/>
                <w:webHidden/>
              </w:rPr>
              <w:instrText xml:space="preserve"> PAGEREF _Toc213408546 \h </w:instrText>
            </w:r>
            <w:r w:rsidRPr="00A043D3">
              <w:rPr>
                <w:noProof/>
                <w:webHidden/>
              </w:rPr>
            </w:r>
            <w:r w:rsidRPr="00A043D3">
              <w:rPr>
                <w:noProof/>
                <w:webHidden/>
              </w:rPr>
              <w:fldChar w:fldCharType="separate"/>
            </w:r>
            <w:r w:rsidRPr="00A043D3">
              <w:rPr>
                <w:noProof/>
                <w:webHidden/>
              </w:rPr>
              <w:t>7</w:t>
            </w:r>
            <w:r w:rsidRPr="00A043D3">
              <w:rPr>
                <w:noProof/>
                <w:webHidden/>
              </w:rPr>
              <w:fldChar w:fldCharType="end"/>
            </w:r>
          </w:hyperlink>
        </w:p>
        <w:p w14:paraId="77138C8C" w14:textId="20E93DE2" w:rsidR="00A043D3" w:rsidRPr="00A043D3" w:rsidRDefault="00A043D3">
          <w:pPr>
            <w:pStyle w:val="TOC1"/>
            <w:tabs>
              <w:tab w:val="right" w:leader="dot" w:pos="9345"/>
            </w:tabs>
            <w:rPr>
              <w:rFonts w:asciiTheme="minorHAnsi" w:eastAsiaTheme="minorEastAsia" w:hAnsiTheme="minorHAnsi"/>
              <w:noProof/>
              <w:sz w:val="24"/>
              <w:szCs w:val="24"/>
            </w:rPr>
          </w:pPr>
          <w:hyperlink w:anchor="_Toc213408547" w:history="1">
            <w:r w:rsidRPr="00A043D3">
              <w:rPr>
                <w:rStyle w:val="Hyperlink"/>
                <w:rFonts w:cs="Times New Roman"/>
                <w:noProof/>
              </w:rPr>
              <w:t>IV. Kết luận</w:t>
            </w:r>
            <w:r w:rsidRPr="00A043D3">
              <w:rPr>
                <w:noProof/>
                <w:webHidden/>
              </w:rPr>
              <w:tab/>
            </w:r>
            <w:r w:rsidRPr="00A043D3">
              <w:rPr>
                <w:noProof/>
                <w:webHidden/>
              </w:rPr>
              <w:fldChar w:fldCharType="begin"/>
            </w:r>
            <w:r w:rsidRPr="00A043D3">
              <w:rPr>
                <w:noProof/>
                <w:webHidden/>
              </w:rPr>
              <w:instrText xml:space="preserve"> PAGEREF _Toc213408547 \h </w:instrText>
            </w:r>
            <w:r w:rsidRPr="00A043D3">
              <w:rPr>
                <w:noProof/>
                <w:webHidden/>
              </w:rPr>
            </w:r>
            <w:r w:rsidRPr="00A043D3">
              <w:rPr>
                <w:noProof/>
                <w:webHidden/>
              </w:rPr>
              <w:fldChar w:fldCharType="separate"/>
            </w:r>
            <w:r w:rsidRPr="00A043D3">
              <w:rPr>
                <w:noProof/>
                <w:webHidden/>
              </w:rPr>
              <w:t>13</w:t>
            </w:r>
            <w:r w:rsidRPr="00A043D3">
              <w:rPr>
                <w:noProof/>
                <w:webHidden/>
              </w:rPr>
              <w:fldChar w:fldCharType="end"/>
            </w:r>
          </w:hyperlink>
        </w:p>
        <w:p w14:paraId="76CBECF2" w14:textId="4403D99C" w:rsidR="00AF09D7" w:rsidRPr="00A043D3" w:rsidRDefault="00AF09D7">
          <w:pPr>
            <w:rPr>
              <w:rFonts w:cs="Times New Roman"/>
              <w:color w:val="000000" w:themeColor="text1"/>
            </w:rPr>
          </w:pPr>
          <w:r w:rsidRPr="00A043D3">
            <w:rPr>
              <w:rFonts w:cs="Times New Roman"/>
              <w:color w:val="000000" w:themeColor="text1"/>
            </w:rPr>
            <w:fldChar w:fldCharType="end"/>
          </w:r>
        </w:p>
      </w:sdtContent>
    </w:sdt>
    <w:p w14:paraId="351FDEC7" w14:textId="723D6430" w:rsidR="00D75BDD" w:rsidRPr="00A043D3" w:rsidRDefault="00D75BDD">
      <w:pPr>
        <w:rPr>
          <w:color w:val="000000" w:themeColor="text1"/>
        </w:rPr>
      </w:pPr>
    </w:p>
    <w:p w14:paraId="6E9B598C" w14:textId="119CEE7E" w:rsidR="000010CC" w:rsidRPr="00A043D3" w:rsidRDefault="00D75BDD" w:rsidP="00164D86">
      <w:pPr>
        <w:rPr>
          <w:color w:val="000000" w:themeColor="text1"/>
        </w:rPr>
      </w:pPr>
      <w:r w:rsidRPr="00A043D3">
        <w:rPr>
          <w:color w:val="000000" w:themeColor="text1"/>
        </w:rPr>
        <w:br w:type="page"/>
      </w:r>
    </w:p>
    <w:p w14:paraId="3C87FC95" w14:textId="3713FA92" w:rsidR="00164D86" w:rsidRPr="0054038D" w:rsidRDefault="00ED6AC6" w:rsidP="003034AB">
      <w:pPr>
        <w:pStyle w:val="Heading1"/>
        <w:jc w:val="both"/>
        <w:rPr>
          <w:rFonts w:ascii="Times New Roman" w:hAnsi="Times New Roman" w:cs="Times New Roman"/>
          <w:b/>
          <w:bCs/>
          <w:color w:val="000000" w:themeColor="text1"/>
        </w:rPr>
      </w:pPr>
      <w:bookmarkStart w:id="1" w:name="_Toc213408530"/>
      <w:r w:rsidRPr="0054038D">
        <w:rPr>
          <w:rFonts w:ascii="Times New Roman" w:hAnsi="Times New Roman" w:cs="Times New Roman"/>
          <w:b/>
          <w:bCs/>
          <w:color w:val="000000" w:themeColor="text1"/>
        </w:rPr>
        <w:lastRenderedPageBreak/>
        <w:t xml:space="preserve">I. </w:t>
      </w:r>
      <w:r w:rsidR="00F64B33" w:rsidRPr="0054038D">
        <w:rPr>
          <w:rFonts w:ascii="Times New Roman" w:hAnsi="Times New Roman" w:cs="Times New Roman"/>
          <w:b/>
          <w:bCs/>
          <w:color w:val="000000" w:themeColor="text1"/>
        </w:rPr>
        <w:t xml:space="preserve">Giới </w:t>
      </w:r>
      <w:r w:rsidR="0065435A" w:rsidRPr="0054038D">
        <w:rPr>
          <w:rFonts w:ascii="Times New Roman" w:hAnsi="Times New Roman" w:cs="Times New Roman"/>
          <w:b/>
          <w:bCs/>
          <w:color w:val="000000" w:themeColor="text1"/>
        </w:rPr>
        <w:t>thiệu</w:t>
      </w:r>
      <w:bookmarkEnd w:id="1"/>
    </w:p>
    <w:p w14:paraId="3C74ADBA" w14:textId="77777777" w:rsidR="00741042" w:rsidRPr="00C414E3" w:rsidRDefault="00741042" w:rsidP="003034AB">
      <w:pPr>
        <w:pStyle w:val="Heading2"/>
        <w:jc w:val="both"/>
        <w:rPr>
          <w:rFonts w:ascii="Times New Roman" w:hAnsi="Times New Roman" w:cs="Times New Roman"/>
          <w:b/>
          <w:bCs/>
          <w:color w:val="000000" w:themeColor="text1"/>
        </w:rPr>
      </w:pPr>
      <w:bookmarkStart w:id="2" w:name="_Toc213408531"/>
      <w:r w:rsidRPr="00C414E3">
        <w:rPr>
          <w:rFonts w:ascii="Times New Roman" w:hAnsi="Times New Roman" w:cs="Times New Roman"/>
          <w:b/>
          <w:bCs/>
          <w:color w:val="000000" w:themeColor="text1"/>
        </w:rPr>
        <w:t>1.1. Mục tiêu đề tài</w:t>
      </w:r>
      <w:bookmarkEnd w:id="2"/>
    </w:p>
    <w:p w14:paraId="63397CFA" w14:textId="36CEECB9" w:rsidR="00741042" w:rsidRPr="00741042" w:rsidRDefault="00CE2E54" w:rsidP="003034AB">
      <w:pPr>
        <w:rPr>
          <w:color w:val="000000" w:themeColor="text1"/>
          <w:sz w:val="26"/>
          <w:szCs w:val="26"/>
        </w:rPr>
      </w:pPr>
      <w:r w:rsidRPr="00CE2E54">
        <w:rPr>
          <w:color w:val="000000" w:themeColor="text1"/>
          <w:sz w:val="26"/>
          <w:szCs w:val="26"/>
        </w:rPr>
        <w:t>Đề tài hướng tới việc nghiên cứu, mô tả và đánh giá việc sử dụng Provider Pattern để quản lý trạng thái toàn cục trong ứng dụng Flutter.</w:t>
      </w:r>
      <w:r w:rsidR="00741042" w:rsidRPr="00741042">
        <w:rPr>
          <w:color w:val="000000" w:themeColor="text1"/>
          <w:sz w:val="26"/>
          <w:szCs w:val="26"/>
        </w:rPr>
        <w:br/>
      </w:r>
      <w:r w:rsidRPr="00CE2E54">
        <w:rPr>
          <w:color w:val="000000" w:themeColor="text1"/>
          <w:sz w:val="26"/>
          <w:szCs w:val="26"/>
        </w:rPr>
        <w:t>Cụ thể, nhóm tiến hành:</w:t>
      </w:r>
    </w:p>
    <w:p w14:paraId="391BE692" w14:textId="694D1537" w:rsidR="00CE2E54" w:rsidRPr="00CE2E54" w:rsidRDefault="00CE2E54" w:rsidP="00CE2E54">
      <w:pPr>
        <w:pStyle w:val="NormalWeb"/>
        <w:numPr>
          <w:ilvl w:val="0"/>
          <w:numId w:val="37"/>
        </w:numPr>
        <w:rPr>
          <w:sz w:val="26"/>
          <w:szCs w:val="26"/>
        </w:rPr>
      </w:pPr>
      <w:r w:rsidRPr="00CE2E54">
        <w:rPr>
          <w:rStyle w:val="Strong"/>
          <w:rFonts w:eastAsiaTheme="majorEastAsia"/>
          <w:b w:val="0"/>
          <w:bCs w:val="0"/>
          <w:sz w:val="26"/>
          <w:szCs w:val="26"/>
        </w:rPr>
        <w:t>Tìm hiểu lý thuyết</w:t>
      </w:r>
      <w:r w:rsidRPr="00CE2E54">
        <w:rPr>
          <w:sz w:val="26"/>
          <w:szCs w:val="26"/>
        </w:rPr>
        <w:t xml:space="preserve"> về Provider, ChangeNotifier và cơ chế notifyListeners().</w:t>
      </w:r>
    </w:p>
    <w:p w14:paraId="7E693073" w14:textId="335859CE" w:rsidR="00CE2E54" w:rsidRPr="00CE2E54" w:rsidRDefault="00CE2E54" w:rsidP="00CE2E54">
      <w:pPr>
        <w:pStyle w:val="NormalWeb"/>
        <w:numPr>
          <w:ilvl w:val="0"/>
          <w:numId w:val="37"/>
        </w:numPr>
        <w:rPr>
          <w:sz w:val="26"/>
          <w:szCs w:val="26"/>
        </w:rPr>
      </w:pPr>
      <w:r w:rsidRPr="00CE2E54">
        <w:rPr>
          <w:rStyle w:val="Strong"/>
          <w:rFonts w:eastAsiaTheme="majorEastAsia"/>
          <w:b w:val="0"/>
          <w:bCs w:val="0"/>
          <w:sz w:val="26"/>
          <w:szCs w:val="26"/>
        </w:rPr>
        <w:t>Cài đặt ví dụ thực nghiệm</w:t>
      </w:r>
      <w:r w:rsidRPr="00CE2E54">
        <w:rPr>
          <w:sz w:val="26"/>
          <w:szCs w:val="26"/>
        </w:rPr>
        <w:t xml:space="preserve"> về quản lý state toàn cục bằng Provider trong Flutter.</w:t>
      </w:r>
    </w:p>
    <w:p w14:paraId="24749B93" w14:textId="5F7A0FEC" w:rsidR="00CE2E54" w:rsidRPr="00CE2E54" w:rsidRDefault="00CE2E54" w:rsidP="00CE2E54">
      <w:pPr>
        <w:pStyle w:val="NormalWeb"/>
        <w:numPr>
          <w:ilvl w:val="0"/>
          <w:numId w:val="37"/>
        </w:numPr>
        <w:rPr>
          <w:sz w:val="26"/>
          <w:szCs w:val="26"/>
        </w:rPr>
      </w:pPr>
      <w:r w:rsidRPr="00CE2E54">
        <w:rPr>
          <w:rStyle w:val="Strong"/>
          <w:rFonts w:eastAsiaTheme="majorEastAsia"/>
          <w:b w:val="0"/>
          <w:bCs w:val="0"/>
          <w:sz w:val="26"/>
          <w:szCs w:val="26"/>
        </w:rPr>
        <w:t>Áp dụng và đánh giá</w:t>
      </w:r>
      <w:r w:rsidRPr="00CE2E54">
        <w:rPr>
          <w:sz w:val="26"/>
          <w:szCs w:val="26"/>
        </w:rPr>
        <w:t xml:space="preserve"> các cách truy cập state như </w:t>
      </w:r>
      <w:r w:rsidRPr="00CE2E54">
        <w:rPr>
          <w:rStyle w:val="HTMLCode"/>
          <w:rFonts w:ascii="Times New Roman" w:eastAsiaTheme="majorEastAsia" w:hAnsi="Times New Roman" w:cs="Times New Roman"/>
          <w:sz w:val="26"/>
          <w:szCs w:val="26"/>
        </w:rPr>
        <w:t>Consumer</w:t>
      </w:r>
      <w:r w:rsidRPr="00CE2E54">
        <w:rPr>
          <w:sz w:val="26"/>
          <w:szCs w:val="26"/>
        </w:rPr>
        <w:t xml:space="preserve">, </w:t>
      </w:r>
      <w:r w:rsidRPr="00CE2E54">
        <w:rPr>
          <w:rStyle w:val="HTMLCode"/>
          <w:rFonts w:ascii="Times New Roman" w:eastAsiaTheme="majorEastAsia" w:hAnsi="Times New Roman" w:cs="Times New Roman"/>
          <w:sz w:val="26"/>
          <w:szCs w:val="26"/>
        </w:rPr>
        <w:t>Provider.of</w:t>
      </w:r>
      <w:r w:rsidRPr="00CE2E54">
        <w:rPr>
          <w:sz w:val="26"/>
          <w:szCs w:val="26"/>
        </w:rPr>
        <w:t xml:space="preserve">, và </w:t>
      </w:r>
      <w:r w:rsidRPr="00CE2E54">
        <w:rPr>
          <w:rStyle w:val="HTMLCode"/>
          <w:rFonts w:ascii="Times New Roman" w:eastAsiaTheme="majorEastAsia" w:hAnsi="Times New Roman" w:cs="Times New Roman"/>
          <w:sz w:val="26"/>
          <w:szCs w:val="26"/>
        </w:rPr>
        <w:t>Selector</w:t>
      </w:r>
      <w:r w:rsidRPr="00CE2E54">
        <w:rPr>
          <w:sz w:val="26"/>
          <w:szCs w:val="26"/>
        </w:rPr>
        <w:t>.</w:t>
      </w:r>
    </w:p>
    <w:p w14:paraId="28810A2E" w14:textId="68C1B3A3" w:rsidR="00CE2E54" w:rsidRPr="00CE2E54" w:rsidRDefault="00CE2E54" w:rsidP="00CE2E54">
      <w:pPr>
        <w:pStyle w:val="NormalWeb"/>
        <w:numPr>
          <w:ilvl w:val="0"/>
          <w:numId w:val="37"/>
        </w:numPr>
        <w:rPr>
          <w:sz w:val="26"/>
          <w:szCs w:val="26"/>
        </w:rPr>
      </w:pPr>
      <w:r w:rsidRPr="00CE2E54">
        <w:rPr>
          <w:rStyle w:val="Strong"/>
          <w:rFonts w:eastAsiaTheme="majorEastAsia"/>
          <w:b w:val="0"/>
          <w:bCs w:val="0"/>
          <w:sz w:val="26"/>
          <w:szCs w:val="26"/>
        </w:rPr>
        <w:t>Phân tích, so sánh</w:t>
      </w:r>
      <w:r w:rsidRPr="00CE2E54">
        <w:rPr>
          <w:sz w:val="26"/>
          <w:szCs w:val="26"/>
        </w:rPr>
        <w:t xml:space="preserve"> hiệu quả khi sử dụng </w:t>
      </w:r>
      <w:r w:rsidRPr="00CE2E54">
        <w:rPr>
          <w:rStyle w:val="Strong"/>
          <w:rFonts w:eastAsiaTheme="majorEastAsia"/>
          <w:b w:val="0"/>
          <w:bCs w:val="0"/>
          <w:sz w:val="26"/>
          <w:szCs w:val="26"/>
        </w:rPr>
        <w:t>nhiều</w:t>
      </w:r>
      <w:r w:rsidRPr="00CE2E54">
        <w:rPr>
          <w:rStyle w:val="Strong"/>
          <w:rFonts w:eastAsiaTheme="majorEastAsia"/>
          <w:sz w:val="26"/>
          <w:szCs w:val="26"/>
        </w:rPr>
        <w:t xml:space="preserve"> </w:t>
      </w:r>
      <w:r w:rsidRPr="00CE2E54">
        <w:rPr>
          <w:rStyle w:val="Strong"/>
          <w:rFonts w:eastAsiaTheme="majorEastAsia"/>
          <w:b w:val="0"/>
          <w:bCs w:val="0"/>
          <w:sz w:val="26"/>
          <w:szCs w:val="26"/>
        </w:rPr>
        <w:t>providers</w:t>
      </w:r>
      <w:r w:rsidRPr="00CE2E54">
        <w:rPr>
          <w:sz w:val="26"/>
          <w:szCs w:val="26"/>
        </w:rPr>
        <w:t xml:space="preserve"> (MultiProvider) và cách provider composition ảnh hưởng đến khả năng mở rộng.</w:t>
      </w:r>
    </w:p>
    <w:p w14:paraId="5EC5F853" w14:textId="3F5E843F" w:rsidR="00741042" w:rsidRPr="00C414E3" w:rsidRDefault="00741042" w:rsidP="003034AB">
      <w:pPr>
        <w:pStyle w:val="Heading2"/>
        <w:jc w:val="both"/>
        <w:rPr>
          <w:rFonts w:ascii="Times New Roman" w:hAnsi="Times New Roman" w:cs="Times New Roman"/>
          <w:b/>
          <w:bCs/>
          <w:color w:val="000000" w:themeColor="text1"/>
        </w:rPr>
      </w:pPr>
      <w:bookmarkStart w:id="3" w:name="_Toc213408532"/>
      <w:r w:rsidRPr="00C414E3">
        <w:rPr>
          <w:rFonts w:ascii="Times New Roman" w:hAnsi="Times New Roman" w:cs="Times New Roman"/>
          <w:b/>
          <w:bCs/>
          <w:color w:val="000000" w:themeColor="text1"/>
        </w:rPr>
        <w:t>1.2. Phạm vi nghiên cứu</w:t>
      </w:r>
      <w:bookmarkEnd w:id="3"/>
    </w:p>
    <w:p w14:paraId="6BD46702" w14:textId="77777777" w:rsidR="00741042" w:rsidRPr="00741042" w:rsidRDefault="00741042" w:rsidP="003034AB">
      <w:pPr>
        <w:jc w:val="both"/>
        <w:rPr>
          <w:color w:val="000000" w:themeColor="text1"/>
          <w:sz w:val="26"/>
          <w:szCs w:val="26"/>
        </w:rPr>
      </w:pPr>
      <w:r w:rsidRPr="00741042">
        <w:rPr>
          <w:color w:val="000000" w:themeColor="text1"/>
          <w:sz w:val="26"/>
          <w:szCs w:val="26"/>
        </w:rPr>
        <w:t>Phạm vi của đề tài tập trung vào:</w:t>
      </w:r>
    </w:p>
    <w:p w14:paraId="7DD6D2B6" w14:textId="77777777" w:rsidR="00356C8C" w:rsidRDefault="00356C8C" w:rsidP="003034AB">
      <w:pPr>
        <w:numPr>
          <w:ilvl w:val="0"/>
          <w:numId w:val="11"/>
        </w:numPr>
        <w:jc w:val="both"/>
        <w:rPr>
          <w:color w:val="000000" w:themeColor="text1"/>
          <w:sz w:val="26"/>
          <w:szCs w:val="26"/>
        </w:rPr>
      </w:pPr>
      <w:r w:rsidRPr="00356C8C">
        <w:rPr>
          <w:b/>
          <w:bCs/>
          <w:color w:val="000000" w:themeColor="text1"/>
          <w:sz w:val="26"/>
          <w:szCs w:val="26"/>
        </w:rPr>
        <w:t>Nền tảng &amp; ngôn ngữ</w:t>
      </w:r>
      <w:r w:rsidRPr="00356C8C">
        <w:rPr>
          <w:color w:val="000000" w:themeColor="text1"/>
          <w:sz w:val="26"/>
          <w:szCs w:val="26"/>
        </w:rPr>
        <w:t>: Flutter (Dart).</w:t>
      </w:r>
    </w:p>
    <w:p w14:paraId="6505931D" w14:textId="77777777" w:rsidR="00356C8C" w:rsidRDefault="00356C8C" w:rsidP="003034AB">
      <w:pPr>
        <w:numPr>
          <w:ilvl w:val="0"/>
          <w:numId w:val="11"/>
        </w:numPr>
        <w:jc w:val="both"/>
        <w:rPr>
          <w:color w:val="000000" w:themeColor="text1"/>
          <w:sz w:val="26"/>
          <w:szCs w:val="26"/>
        </w:rPr>
      </w:pPr>
      <w:r w:rsidRPr="00356C8C">
        <w:rPr>
          <w:b/>
          <w:bCs/>
          <w:color w:val="000000" w:themeColor="text1"/>
          <w:sz w:val="26"/>
          <w:szCs w:val="26"/>
        </w:rPr>
        <w:t>Công nghệ</w:t>
      </w:r>
      <w:r w:rsidRPr="00356C8C">
        <w:rPr>
          <w:color w:val="000000" w:themeColor="text1"/>
          <w:sz w:val="26"/>
          <w:szCs w:val="26"/>
        </w:rPr>
        <w:t>: Provider, ChangeNotifier, MultiProvider, Consumer, Provider.of().</w:t>
      </w:r>
    </w:p>
    <w:p w14:paraId="21637AF1" w14:textId="77777777" w:rsidR="00356C8C" w:rsidRDefault="00356C8C" w:rsidP="003034AB">
      <w:pPr>
        <w:numPr>
          <w:ilvl w:val="0"/>
          <w:numId w:val="11"/>
        </w:numPr>
        <w:jc w:val="both"/>
        <w:rPr>
          <w:color w:val="000000" w:themeColor="text1"/>
          <w:sz w:val="26"/>
          <w:szCs w:val="26"/>
        </w:rPr>
      </w:pPr>
      <w:r w:rsidRPr="00356C8C">
        <w:rPr>
          <w:b/>
          <w:bCs/>
          <w:color w:val="000000" w:themeColor="text1"/>
          <w:sz w:val="26"/>
          <w:szCs w:val="26"/>
        </w:rPr>
        <w:t>Nội dung nghiên cứu</w:t>
      </w:r>
      <w:r w:rsidRPr="00356C8C">
        <w:rPr>
          <w:color w:val="000000" w:themeColor="text1"/>
          <w:sz w:val="26"/>
          <w:szCs w:val="26"/>
        </w:rPr>
        <w:t>:</w:t>
      </w:r>
    </w:p>
    <w:p w14:paraId="1EE44058" w14:textId="77777777" w:rsidR="00356C8C" w:rsidRDefault="00356C8C" w:rsidP="00356C8C">
      <w:pPr>
        <w:pStyle w:val="ListParagraph"/>
        <w:numPr>
          <w:ilvl w:val="1"/>
          <w:numId w:val="11"/>
        </w:numPr>
        <w:jc w:val="both"/>
        <w:rPr>
          <w:color w:val="000000" w:themeColor="text1"/>
          <w:sz w:val="26"/>
          <w:szCs w:val="26"/>
        </w:rPr>
      </w:pPr>
      <w:r w:rsidRPr="00356C8C">
        <w:rPr>
          <w:color w:val="000000" w:themeColor="text1"/>
          <w:sz w:val="26"/>
          <w:szCs w:val="26"/>
        </w:rPr>
        <w:t>Cách setup Provider trong ứng dụng Flutter.</w:t>
      </w:r>
    </w:p>
    <w:p w14:paraId="61CA0F0B" w14:textId="45F3CA53" w:rsidR="00356C8C" w:rsidRDefault="00356C8C" w:rsidP="00356C8C">
      <w:pPr>
        <w:pStyle w:val="ListParagraph"/>
        <w:numPr>
          <w:ilvl w:val="1"/>
          <w:numId w:val="11"/>
        </w:numPr>
        <w:jc w:val="both"/>
        <w:rPr>
          <w:color w:val="000000" w:themeColor="text1"/>
          <w:sz w:val="26"/>
          <w:szCs w:val="26"/>
        </w:rPr>
      </w:pPr>
      <w:r w:rsidRPr="00356C8C">
        <w:rPr>
          <w:color w:val="000000" w:themeColor="text1"/>
          <w:sz w:val="26"/>
          <w:szCs w:val="26"/>
        </w:rPr>
        <w:t>Cách xây dựng state model bằng ChangeNotifier.</w:t>
      </w:r>
    </w:p>
    <w:p w14:paraId="3F58A8E9" w14:textId="75202BC5" w:rsidR="00356C8C" w:rsidRDefault="00356C8C" w:rsidP="00356C8C">
      <w:pPr>
        <w:pStyle w:val="ListParagraph"/>
        <w:numPr>
          <w:ilvl w:val="1"/>
          <w:numId w:val="11"/>
        </w:numPr>
        <w:jc w:val="both"/>
        <w:rPr>
          <w:color w:val="000000" w:themeColor="text1"/>
          <w:sz w:val="26"/>
          <w:szCs w:val="26"/>
        </w:rPr>
      </w:pPr>
      <w:r w:rsidRPr="00356C8C">
        <w:rPr>
          <w:color w:val="000000" w:themeColor="text1"/>
          <w:sz w:val="26"/>
          <w:szCs w:val="26"/>
        </w:rPr>
        <w:t>Cơ chế cập nhật UI sử dụng notifyListeners().</w:t>
      </w:r>
    </w:p>
    <w:p w14:paraId="2867461A" w14:textId="463B187B" w:rsidR="00356C8C" w:rsidRDefault="00356C8C" w:rsidP="00356C8C">
      <w:pPr>
        <w:pStyle w:val="ListParagraph"/>
        <w:numPr>
          <w:ilvl w:val="1"/>
          <w:numId w:val="11"/>
        </w:numPr>
        <w:jc w:val="both"/>
        <w:rPr>
          <w:color w:val="000000" w:themeColor="text1"/>
          <w:sz w:val="26"/>
          <w:szCs w:val="26"/>
        </w:rPr>
      </w:pPr>
      <w:r w:rsidRPr="00356C8C">
        <w:rPr>
          <w:color w:val="000000" w:themeColor="text1"/>
          <w:sz w:val="26"/>
          <w:szCs w:val="26"/>
        </w:rPr>
        <w:t>Cách truy cập state bằng Consumer và Provider.of().</w:t>
      </w:r>
    </w:p>
    <w:p w14:paraId="6242E61D" w14:textId="774864B5" w:rsidR="00356C8C" w:rsidRPr="00356C8C" w:rsidRDefault="00356C8C" w:rsidP="00356C8C">
      <w:pPr>
        <w:pStyle w:val="ListParagraph"/>
        <w:numPr>
          <w:ilvl w:val="1"/>
          <w:numId w:val="11"/>
        </w:numPr>
        <w:jc w:val="both"/>
        <w:rPr>
          <w:color w:val="000000" w:themeColor="text1"/>
          <w:sz w:val="26"/>
          <w:szCs w:val="26"/>
        </w:rPr>
      </w:pPr>
      <w:r w:rsidRPr="00356C8C">
        <w:rPr>
          <w:color w:val="000000" w:themeColor="text1"/>
          <w:sz w:val="26"/>
          <w:szCs w:val="26"/>
        </w:rPr>
        <w:t>Quản lý nhiều providers và provider composition.</w:t>
      </w:r>
    </w:p>
    <w:p w14:paraId="571A1DFF" w14:textId="0AA9B2DF" w:rsidR="00741042" w:rsidRDefault="00741042" w:rsidP="003034AB">
      <w:pPr>
        <w:pStyle w:val="Heading2"/>
        <w:jc w:val="both"/>
        <w:rPr>
          <w:rFonts w:ascii="Times New Roman" w:hAnsi="Times New Roman" w:cs="Times New Roman"/>
          <w:b/>
          <w:bCs/>
          <w:color w:val="000000" w:themeColor="text1"/>
        </w:rPr>
      </w:pPr>
      <w:bookmarkStart w:id="4" w:name="_Toc213408533"/>
      <w:r w:rsidRPr="00C414E3">
        <w:rPr>
          <w:rFonts w:ascii="Times New Roman" w:hAnsi="Times New Roman" w:cs="Times New Roman"/>
          <w:b/>
          <w:bCs/>
          <w:color w:val="000000" w:themeColor="text1"/>
        </w:rPr>
        <w:t>1.3. Phương pháp thực hiện</w:t>
      </w:r>
      <w:bookmarkEnd w:id="4"/>
    </w:p>
    <w:p w14:paraId="6269CA48" w14:textId="4CBABB5F" w:rsidR="006924F3" w:rsidRPr="00A31327" w:rsidRDefault="006924F3" w:rsidP="006924F3">
      <w:pPr>
        <w:pStyle w:val="ListParagraph"/>
        <w:numPr>
          <w:ilvl w:val="0"/>
          <w:numId w:val="38"/>
        </w:numPr>
        <w:rPr>
          <w:sz w:val="26"/>
          <w:szCs w:val="26"/>
        </w:rPr>
      </w:pPr>
      <w:r w:rsidRPr="00A31327">
        <w:rPr>
          <w:sz w:val="26"/>
          <w:szCs w:val="26"/>
        </w:rPr>
        <w:t>Nghiên cứu lý thuyết: Tìm hiểu cơ chế Provider, ChangeNotifier, cách hoạt động của notifyListeners() qua tài liệu chính thức Flutter, pub.dev và Flutter Docs.</w:t>
      </w:r>
    </w:p>
    <w:p w14:paraId="0E2F1987" w14:textId="0AA228EA" w:rsidR="006924F3" w:rsidRPr="00A31327" w:rsidRDefault="006924F3" w:rsidP="006924F3">
      <w:pPr>
        <w:pStyle w:val="ListParagraph"/>
        <w:numPr>
          <w:ilvl w:val="0"/>
          <w:numId w:val="38"/>
        </w:numPr>
        <w:rPr>
          <w:sz w:val="26"/>
          <w:szCs w:val="26"/>
        </w:rPr>
      </w:pPr>
      <w:r w:rsidRPr="00A31327">
        <w:rPr>
          <w:sz w:val="26"/>
          <w:szCs w:val="26"/>
        </w:rPr>
        <w:t>Thực nghiệm:</w:t>
      </w:r>
    </w:p>
    <w:p w14:paraId="6BCED4F9" w14:textId="57165467" w:rsidR="006924F3" w:rsidRPr="00A31327" w:rsidRDefault="006924F3" w:rsidP="006924F3">
      <w:pPr>
        <w:pStyle w:val="ListParagraph"/>
        <w:numPr>
          <w:ilvl w:val="1"/>
          <w:numId w:val="38"/>
        </w:numPr>
        <w:rPr>
          <w:sz w:val="26"/>
          <w:szCs w:val="26"/>
        </w:rPr>
      </w:pPr>
      <w:r w:rsidRPr="00A31327">
        <w:rPr>
          <w:sz w:val="26"/>
          <w:szCs w:val="26"/>
        </w:rPr>
        <w:t>Xây dựng ứng dụng Flutter mẫu với các providers như ThemeProvider, CartProvider, ProductProvider.</w:t>
      </w:r>
    </w:p>
    <w:p w14:paraId="76B19A86" w14:textId="378DFAC1" w:rsidR="006924F3" w:rsidRPr="00A31327" w:rsidRDefault="006924F3" w:rsidP="006924F3">
      <w:pPr>
        <w:pStyle w:val="ListParagraph"/>
        <w:numPr>
          <w:ilvl w:val="1"/>
          <w:numId w:val="38"/>
        </w:numPr>
        <w:rPr>
          <w:sz w:val="26"/>
          <w:szCs w:val="26"/>
        </w:rPr>
      </w:pPr>
      <w:r w:rsidRPr="00A31327">
        <w:rPr>
          <w:sz w:val="26"/>
          <w:szCs w:val="26"/>
        </w:rPr>
        <w:t>Cấu hình MultiProvider và triển khai Consumer/Provider.of trong UI.</w:t>
      </w:r>
    </w:p>
    <w:p w14:paraId="12637F7A" w14:textId="314A32C1" w:rsidR="006924F3" w:rsidRPr="00A31327" w:rsidRDefault="006924F3" w:rsidP="006924F3">
      <w:pPr>
        <w:pStyle w:val="ListParagraph"/>
        <w:numPr>
          <w:ilvl w:val="0"/>
          <w:numId w:val="38"/>
        </w:numPr>
        <w:rPr>
          <w:sz w:val="26"/>
          <w:szCs w:val="26"/>
        </w:rPr>
      </w:pPr>
      <w:r w:rsidRPr="00A31327">
        <w:rPr>
          <w:sz w:val="26"/>
          <w:szCs w:val="26"/>
        </w:rPr>
        <w:t>Phân tích:</w:t>
      </w:r>
    </w:p>
    <w:p w14:paraId="3522E330" w14:textId="7580CBEE" w:rsidR="006924F3" w:rsidRPr="00A31327" w:rsidRDefault="006924F3" w:rsidP="006924F3">
      <w:pPr>
        <w:pStyle w:val="ListParagraph"/>
        <w:numPr>
          <w:ilvl w:val="1"/>
          <w:numId w:val="38"/>
        </w:numPr>
        <w:rPr>
          <w:sz w:val="26"/>
          <w:szCs w:val="26"/>
        </w:rPr>
      </w:pPr>
      <w:r w:rsidRPr="00A31327">
        <w:rPr>
          <w:sz w:val="26"/>
          <w:szCs w:val="26"/>
        </w:rPr>
        <w:t>Đánh giá khả năng mở rộng, độ gọn của code và mức độ dễ dàng bảo trì khi dùng nhiều providers.</w:t>
      </w:r>
    </w:p>
    <w:p w14:paraId="3F2B2FED" w14:textId="09CBFF56" w:rsidR="006924F3" w:rsidRPr="00A31327" w:rsidRDefault="006924F3" w:rsidP="006924F3">
      <w:pPr>
        <w:pStyle w:val="ListParagraph"/>
        <w:numPr>
          <w:ilvl w:val="1"/>
          <w:numId w:val="38"/>
        </w:numPr>
        <w:rPr>
          <w:sz w:val="26"/>
          <w:szCs w:val="26"/>
        </w:rPr>
      </w:pPr>
      <w:r w:rsidRPr="00A31327">
        <w:rPr>
          <w:sz w:val="26"/>
          <w:szCs w:val="26"/>
        </w:rPr>
        <w:t>So sánh ưu/nhược điểm khi dùng Provider Pattern cho state toàn cục.</w:t>
      </w:r>
    </w:p>
    <w:p w14:paraId="76DA6F0F" w14:textId="77777777" w:rsidR="006924F3" w:rsidRPr="00A31327" w:rsidRDefault="006924F3" w:rsidP="006924F3">
      <w:pPr>
        <w:pStyle w:val="ListParagraph"/>
        <w:numPr>
          <w:ilvl w:val="0"/>
          <w:numId w:val="38"/>
        </w:numPr>
        <w:rPr>
          <w:sz w:val="26"/>
          <w:szCs w:val="26"/>
        </w:rPr>
      </w:pPr>
      <w:r w:rsidRPr="00A31327">
        <w:rPr>
          <w:sz w:val="26"/>
          <w:szCs w:val="26"/>
        </w:rPr>
        <w:t>Kết luận – đề xuất:</w:t>
      </w:r>
    </w:p>
    <w:p w14:paraId="42128AFD" w14:textId="2664271F" w:rsidR="006924F3" w:rsidRPr="00A31327" w:rsidRDefault="006924F3" w:rsidP="006924F3">
      <w:pPr>
        <w:pStyle w:val="ListParagraph"/>
        <w:numPr>
          <w:ilvl w:val="1"/>
          <w:numId w:val="38"/>
        </w:numPr>
        <w:rPr>
          <w:sz w:val="26"/>
          <w:szCs w:val="26"/>
        </w:rPr>
      </w:pPr>
      <w:r w:rsidRPr="00A31327">
        <w:rPr>
          <w:sz w:val="26"/>
          <w:szCs w:val="26"/>
        </w:rPr>
        <w:t>Tổng hợp kết quả, rút ra bài học và đề xuất cách dùng Provider hợp lý trong các ứng dụng Flutter thực tế.</w:t>
      </w:r>
    </w:p>
    <w:p w14:paraId="0DEDFF63" w14:textId="6C04C09C" w:rsidR="00CA3D74" w:rsidRPr="002B39E9" w:rsidRDefault="00CB78F8" w:rsidP="00CB78F8">
      <w:pPr>
        <w:pStyle w:val="Heading1"/>
        <w:rPr>
          <w:rFonts w:ascii="Times New Roman" w:hAnsi="Times New Roman" w:cs="Times New Roman"/>
          <w:b/>
          <w:bCs/>
          <w:color w:val="000000" w:themeColor="text1"/>
        </w:rPr>
      </w:pPr>
      <w:bookmarkStart w:id="5" w:name="_Toc213408534"/>
      <w:r w:rsidRPr="002B39E9">
        <w:rPr>
          <w:rFonts w:ascii="Times New Roman" w:hAnsi="Times New Roman" w:cs="Times New Roman"/>
          <w:b/>
          <w:bCs/>
          <w:color w:val="000000" w:themeColor="text1"/>
        </w:rPr>
        <w:lastRenderedPageBreak/>
        <w:t>II. CƠ SỞ LÝ THUYẾT</w:t>
      </w:r>
      <w:bookmarkEnd w:id="5"/>
    </w:p>
    <w:p w14:paraId="089FC427" w14:textId="23F7D40F" w:rsidR="00BD35E4" w:rsidRPr="002B39E9" w:rsidRDefault="00BD35E4" w:rsidP="00BD35E4">
      <w:pPr>
        <w:pStyle w:val="Heading2"/>
        <w:rPr>
          <w:rFonts w:ascii="Times New Roman" w:hAnsi="Times New Roman" w:cs="Times New Roman"/>
          <w:b/>
          <w:bCs/>
          <w:color w:val="000000" w:themeColor="text1"/>
        </w:rPr>
      </w:pPr>
      <w:bookmarkStart w:id="6" w:name="_Toc213408535"/>
      <w:r w:rsidRPr="002B39E9">
        <w:rPr>
          <w:rFonts w:ascii="Times New Roman" w:hAnsi="Times New Roman" w:cs="Times New Roman"/>
          <w:b/>
          <w:bCs/>
          <w:color w:val="000000" w:themeColor="text1"/>
        </w:rPr>
        <w:t xml:space="preserve">2.1. Giới thiệu về </w:t>
      </w:r>
      <w:r w:rsidR="00AB7C56">
        <w:rPr>
          <w:rFonts w:ascii="Times New Roman" w:hAnsi="Times New Roman" w:cs="Times New Roman"/>
          <w:b/>
          <w:bCs/>
          <w:color w:val="000000" w:themeColor="text1"/>
        </w:rPr>
        <w:t>Provider Pattern</w:t>
      </w:r>
      <w:bookmarkEnd w:id="6"/>
    </w:p>
    <w:p w14:paraId="263A3911" w14:textId="2DF0B2A0" w:rsidR="000623F6" w:rsidRPr="002B39E9" w:rsidRDefault="000623F6" w:rsidP="000623F6">
      <w:pPr>
        <w:pStyle w:val="Heading3"/>
        <w:rPr>
          <w:rFonts w:ascii="Times New Roman" w:hAnsi="Times New Roman" w:cs="Times New Roman"/>
          <w:b/>
          <w:bCs/>
          <w:color w:val="000000" w:themeColor="text1"/>
        </w:rPr>
      </w:pPr>
      <w:bookmarkStart w:id="7" w:name="_Toc213408536"/>
      <w:r w:rsidRPr="002B39E9">
        <w:rPr>
          <w:rFonts w:ascii="Times New Roman" w:hAnsi="Times New Roman" w:cs="Times New Roman"/>
          <w:b/>
          <w:bCs/>
          <w:color w:val="000000" w:themeColor="text1"/>
        </w:rPr>
        <w:t xml:space="preserve">2.1.1. </w:t>
      </w:r>
      <w:r w:rsidR="000F3F0A" w:rsidRPr="000F3F0A">
        <w:rPr>
          <w:rFonts w:ascii="Times New Roman" w:hAnsi="Times New Roman" w:cs="Times New Roman"/>
          <w:b/>
          <w:bCs/>
          <w:color w:val="000000" w:themeColor="text1"/>
        </w:rPr>
        <w:t>Provider là gì?</w:t>
      </w:r>
      <w:bookmarkEnd w:id="7"/>
    </w:p>
    <w:p w14:paraId="7985B454" w14:textId="77777777" w:rsidR="005F76C6" w:rsidRDefault="005F76C6" w:rsidP="005F76C6">
      <w:pPr>
        <w:rPr>
          <w:rFonts w:cs="Times New Roman"/>
          <w:color w:val="000000" w:themeColor="text1"/>
          <w:sz w:val="26"/>
          <w:szCs w:val="26"/>
        </w:rPr>
      </w:pPr>
      <w:r w:rsidRPr="005F76C6">
        <w:rPr>
          <w:rFonts w:cs="Times New Roman"/>
          <w:color w:val="000000" w:themeColor="text1"/>
          <w:sz w:val="26"/>
          <w:szCs w:val="26"/>
        </w:rPr>
        <w:t>Provider là một state management pattern được Flutter Team khuyến nghị, giúp chia sẻ và quản lý trạng thái toàn cục trong ứng dụng một cách dễ hiểu, an toàn và có hiệu năng tốt.</w:t>
      </w:r>
      <w:r w:rsidRPr="005F76C6">
        <w:rPr>
          <w:rFonts w:cs="Times New Roman"/>
          <w:color w:val="000000" w:themeColor="text1"/>
          <w:sz w:val="26"/>
          <w:szCs w:val="26"/>
        </w:rPr>
        <w:br/>
        <w:t>Nó được xây dựng dựa trên InheritedWidget, nhưng đơn giản hơn rất nhiều và phù hợp cho các ứng dụng từ nhỏ đến lớn.</w:t>
      </w:r>
      <w:r w:rsidR="000623F6" w:rsidRPr="000623F6">
        <w:rPr>
          <w:rFonts w:cs="Times New Roman"/>
          <w:color w:val="000000" w:themeColor="text1"/>
          <w:sz w:val="26"/>
          <w:szCs w:val="26"/>
        </w:rPr>
        <w:br/>
      </w:r>
      <w:r w:rsidRPr="005F76C6">
        <w:rPr>
          <w:rFonts w:cs="Times New Roman"/>
          <w:color w:val="000000" w:themeColor="text1"/>
          <w:sz w:val="26"/>
          <w:szCs w:val="26"/>
        </w:rPr>
        <w:t>Đặc điểm chính của Provider:</w:t>
      </w:r>
    </w:p>
    <w:p w14:paraId="7B082D1F" w14:textId="77777777" w:rsidR="005F76C6" w:rsidRPr="005F76C6" w:rsidRDefault="005F76C6" w:rsidP="008C6054">
      <w:pPr>
        <w:numPr>
          <w:ilvl w:val="0"/>
          <w:numId w:val="13"/>
        </w:numPr>
        <w:jc w:val="both"/>
        <w:rPr>
          <w:color w:val="000000" w:themeColor="text1"/>
          <w:sz w:val="26"/>
          <w:szCs w:val="26"/>
        </w:rPr>
      </w:pPr>
      <w:r w:rsidRPr="005F76C6">
        <w:rPr>
          <w:color w:val="000000" w:themeColor="text1"/>
          <w:sz w:val="26"/>
          <w:szCs w:val="26"/>
        </w:rPr>
        <w:t>Tách biệt UI và logic xử lý (good architecture).</w:t>
      </w:r>
    </w:p>
    <w:p w14:paraId="7B24ACA3" w14:textId="6BAB57B9" w:rsidR="000623F6" w:rsidRPr="005F76C6" w:rsidRDefault="005F76C6" w:rsidP="008C6054">
      <w:pPr>
        <w:numPr>
          <w:ilvl w:val="0"/>
          <w:numId w:val="13"/>
        </w:numPr>
        <w:jc w:val="both"/>
        <w:rPr>
          <w:color w:val="000000" w:themeColor="text1"/>
          <w:sz w:val="26"/>
          <w:szCs w:val="26"/>
        </w:rPr>
      </w:pPr>
      <w:r w:rsidRPr="005F76C6">
        <w:rPr>
          <w:color w:val="000000" w:themeColor="text1"/>
          <w:sz w:val="26"/>
          <w:szCs w:val="26"/>
        </w:rPr>
        <w:t>Quản lý state tập trung, dễ tái sử dụng.</w:t>
      </w:r>
    </w:p>
    <w:p w14:paraId="1918E2E9" w14:textId="77777777" w:rsidR="005F76C6" w:rsidRPr="005F76C6" w:rsidRDefault="005F76C6" w:rsidP="008C6054">
      <w:pPr>
        <w:numPr>
          <w:ilvl w:val="0"/>
          <w:numId w:val="13"/>
        </w:numPr>
        <w:jc w:val="both"/>
        <w:rPr>
          <w:color w:val="000000" w:themeColor="text1"/>
          <w:sz w:val="26"/>
          <w:szCs w:val="26"/>
        </w:rPr>
      </w:pPr>
      <w:r w:rsidRPr="005F76C6">
        <w:rPr>
          <w:color w:val="000000" w:themeColor="text1"/>
          <w:sz w:val="26"/>
          <w:szCs w:val="26"/>
        </w:rPr>
        <w:t>Rebuild UI tự động khi dữ liệu thay đổi thông qua notifyListeners().</w:t>
      </w:r>
    </w:p>
    <w:p w14:paraId="4C0ED229" w14:textId="77777777" w:rsidR="005F76C6" w:rsidRPr="005F76C6" w:rsidRDefault="005F76C6" w:rsidP="008C6054">
      <w:pPr>
        <w:numPr>
          <w:ilvl w:val="0"/>
          <w:numId w:val="13"/>
        </w:numPr>
        <w:jc w:val="both"/>
        <w:rPr>
          <w:color w:val="000000" w:themeColor="text1"/>
          <w:sz w:val="26"/>
          <w:szCs w:val="26"/>
        </w:rPr>
      </w:pPr>
      <w:r w:rsidRPr="005F76C6">
        <w:rPr>
          <w:color w:val="000000" w:themeColor="text1"/>
          <w:sz w:val="26"/>
          <w:szCs w:val="26"/>
        </w:rPr>
        <w:t>Dễ mở rộng với nhiều providers cùng lúc (MultiProvider).</w:t>
      </w:r>
    </w:p>
    <w:p w14:paraId="1CA95DD5" w14:textId="06B72D2E" w:rsidR="005F76C6" w:rsidRPr="005F76C6" w:rsidRDefault="005F76C6" w:rsidP="008C6054">
      <w:pPr>
        <w:numPr>
          <w:ilvl w:val="0"/>
          <w:numId w:val="13"/>
        </w:numPr>
        <w:jc w:val="both"/>
        <w:rPr>
          <w:color w:val="000000" w:themeColor="text1"/>
          <w:sz w:val="26"/>
          <w:szCs w:val="26"/>
        </w:rPr>
      </w:pPr>
      <w:r w:rsidRPr="005F76C6">
        <w:rPr>
          <w:color w:val="000000" w:themeColor="text1"/>
          <w:sz w:val="26"/>
          <w:szCs w:val="26"/>
        </w:rPr>
        <w:t>Phù hợp cả local state lẫn global state.</w:t>
      </w:r>
    </w:p>
    <w:p w14:paraId="1722D615" w14:textId="78D10ADB" w:rsidR="00B42FF9" w:rsidRPr="007E18AA" w:rsidRDefault="007246D9" w:rsidP="00BC676A">
      <w:pPr>
        <w:pStyle w:val="Heading3"/>
        <w:rPr>
          <w:rFonts w:ascii="Times New Roman" w:hAnsi="Times New Roman" w:cs="Times New Roman"/>
          <w:b/>
          <w:bCs/>
          <w:color w:val="000000" w:themeColor="text1"/>
        </w:rPr>
      </w:pPr>
      <w:bookmarkStart w:id="8" w:name="_Toc213408537"/>
      <w:r w:rsidRPr="007E18AA">
        <w:rPr>
          <w:rFonts w:ascii="Times New Roman" w:hAnsi="Times New Roman" w:cs="Times New Roman"/>
          <w:b/>
          <w:bCs/>
          <w:color w:val="000000" w:themeColor="text1"/>
        </w:rPr>
        <w:t>2.</w:t>
      </w:r>
      <w:r w:rsidR="00BC676A" w:rsidRPr="007E18AA">
        <w:rPr>
          <w:rFonts w:ascii="Times New Roman" w:hAnsi="Times New Roman" w:cs="Times New Roman"/>
          <w:b/>
          <w:bCs/>
          <w:color w:val="000000" w:themeColor="text1"/>
        </w:rPr>
        <w:t>1.2.</w:t>
      </w:r>
      <w:r w:rsidRPr="007E18AA">
        <w:rPr>
          <w:rFonts w:ascii="Times New Roman" w:hAnsi="Times New Roman" w:cs="Times New Roman"/>
          <w:b/>
          <w:bCs/>
          <w:color w:val="000000" w:themeColor="text1"/>
        </w:rPr>
        <w:t xml:space="preserve"> </w:t>
      </w:r>
      <w:r w:rsidR="00025051" w:rsidRPr="00025051">
        <w:rPr>
          <w:rFonts w:ascii="Times New Roman" w:hAnsi="Times New Roman" w:cs="Times New Roman"/>
          <w:b/>
          <w:bCs/>
          <w:color w:val="000000" w:themeColor="text1"/>
        </w:rPr>
        <w:t>Các thành phần cơ bản của Provider</w:t>
      </w:r>
      <w:bookmarkEnd w:id="8"/>
    </w:p>
    <w:tbl>
      <w:tblPr>
        <w:tblStyle w:val="TableGrid"/>
        <w:tblW w:w="0" w:type="auto"/>
        <w:jc w:val="center"/>
        <w:tblLook w:val="04A0" w:firstRow="1" w:lastRow="0" w:firstColumn="1" w:lastColumn="0" w:noHBand="0" w:noVBand="1"/>
      </w:tblPr>
      <w:tblGrid>
        <w:gridCol w:w="2729"/>
        <w:gridCol w:w="2805"/>
        <w:gridCol w:w="3811"/>
      </w:tblGrid>
      <w:tr w:rsidR="00E25451" w:rsidRPr="00953C32" w14:paraId="29DD5E39" w14:textId="77777777" w:rsidTr="004E1F67">
        <w:trPr>
          <w:jc w:val="center"/>
        </w:trPr>
        <w:tc>
          <w:tcPr>
            <w:tcW w:w="0" w:type="auto"/>
            <w:vAlign w:val="center"/>
            <w:hideMark/>
          </w:tcPr>
          <w:p w14:paraId="0A42E05B" w14:textId="3D76D4B2" w:rsidR="00E25451" w:rsidRPr="001C270D" w:rsidRDefault="00E25451" w:rsidP="00E25451">
            <w:pPr>
              <w:spacing w:after="160" w:line="259" w:lineRule="auto"/>
              <w:rPr>
                <w:rFonts w:cs="Times New Roman"/>
                <w:color w:val="000000" w:themeColor="text1"/>
                <w:sz w:val="26"/>
                <w:szCs w:val="26"/>
              </w:rPr>
            </w:pPr>
            <w:r w:rsidRPr="001C270D">
              <w:rPr>
                <w:rFonts w:cs="Times New Roman"/>
                <w:sz w:val="26"/>
                <w:szCs w:val="26"/>
              </w:rPr>
              <w:t>Thành phần</w:t>
            </w:r>
          </w:p>
        </w:tc>
        <w:tc>
          <w:tcPr>
            <w:tcW w:w="0" w:type="auto"/>
            <w:vAlign w:val="center"/>
            <w:hideMark/>
          </w:tcPr>
          <w:p w14:paraId="42A5B1E4" w14:textId="7DB4D99A" w:rsidR="00E25451" w:rsidRPr="001C270D" w:rsidRDefault="00E25451" w:rsidP="00E25451">
            <w:pPr>
              <w:spacing w:after="160" w:line="259" w:lineRule="auto"/>
              <w:rPr>
                <w:rFonts w:cs="Times New Roman"/>
                <w:color w:val="000000" w:themeColor="text1"/>
                <w:sz w:val="26"/>
                <w:szCs w:val="26"/>
              </w:rPr>
            </w:pPr>
            <w:r w:rsidRPr="001C270D">
              <w:rPr>
                <w:rFonts w:cs="Times New Roman"/>
                <w:sz w:val="26"/>
                <w:szCs w:val="26"/>
              </w:rPr>
              <w:t>Mục đích</w:t>
            </w:r>
          </w:p>
        </w:tc>
        <w:tc>
          <w:tcPr>
            <w:tcW w:w="0" w:type="auto"/>
            <w:vAlign w:val="center"/>
            <w:hideMark/>
          </w:tcPr>
          <w:p w14:paraId="69A63F75" w14:textId="71505D6D" w:rsidR="00E25451" w:rsidRPr="001C270D" w:rsidRDefault="00E25451" w:rsidP="00E25451">
            <w:pPr>
              <w:spacing w:after="160" w:line="259" w:lineRule="auto"/>
              <w:rPr>
                <w:rFonts w:cs="Times New Roman"/>
                <w:color w:val="000000" w:themeColor="text1"/>
                <w:sz w:val="26"/>
                <w:szCs w:val="26"/>
              </w:rPr>
            </w:pPr>
            <w:r w:rsidRPr="001C270D">
              <w:rPr>
                <w:rFonts w:cs="Times New Roman"/>
                <w:sz w:val="26"/>
                <w:szCs w:val="26"/>
              </w:rPr>
              <w:t>Mô tả</w:t>
            </w:r>
          </w:p>
        </w:tc>
      </w:tr>
      <w:tr w:rsidR="00E25451" w:rsidRPr="00953C32" w14:paraId="0477A20D" w14:textId="77777777" w:rsidTr="004E1F67">
        <w:trPr>
          <w:jc w:val="center"/>
        </w:trPr>
        <w:tc>
          <w:tcPr>
            <w:tcW w:w="0" w:type="auto"/>
            <w:vAlign w:val="center"/>
            <w:hideMark/>
          </w:tcPr>
          <w:p w14:paraId="2C7467B5" w14:textId="7ECED4AB" w:rsidR="00E25451" w:rsidRPr="001C270D" w:rsidRDefault="00E25451" w:rsidP="00E25451">
            <w:pPr>
              <w:spacing w:after="160" w:line="259" w:lineRule="auto"/>
              <w:rPr>
                <w:rFonts w:cs="Times New Roman"/>
                <w:color w:val="000000" w:themeColor="text1"/>
                <w:sz w:val="26"/>
                <w:szCs w:val="26"/>
              </w:rPr>
            </w:pPr>
            <w:r w:rsidRPr="001C270D">
              <w:rPr>
                <w:rStyle w:val="Strong"/>
                <w:rFonts w:cs="Times New Roman"/>
                <w:b w:val="0"/>
                <w:bCs w:val="0"/>
                <w:sz w:val="26"/>
                <w:szCs w:val="26"/>
              </w:rPr>
              <w:t>ChangeNotifier</w:t>
            </w:r>
          </w:p>
        </w:tc>
        <w:tc>
          <w:tcPr>
            <w:tcW w:w="0" w:type="auto"/>
            <w:vAlign w:val="center"/>
            <w:hideMark/>
          </w:tcPr>
          <w:p w14:paraId="08BB4AAC" w14:textId="215706A9" w:rsidR="00E25451" w:rsidRPr="001C270D" w:rsidRDefault="00E25451" w:rsidP="00E25451">
            <w:pPr>
              <w:spacing w:after="160" w:line="259" w:lineRule="auto"/>
              <w:rPr>
                <w:rFonts w:cs="Times New Roman"/>
                <w:color w:val="000000" w:themeColor="text1"/>
                <w:sz w:val="26"/>
                <w:szCs w:val="26"/>
              </w:rPr>
            </w:pPr>
            <w:r w:rsidRPr="001C270D">
              <w:rPr>
                <w:rFonts w:cs="Times New Roman"/>
                <w:sz w:val="26"/>
                <w:szCs w:val="26"/>
              </w:rPr>
              <w:t>Lưu trữ và thay đổi state</w:t>
            </w:r>
          </w:p>
        </w:tc>
        <w:tc>
          <w:tcPr>
            <w:tcW w:w="0" w:type="auto"/>
            <w:vAlign w:val="center"/>
            <w:hideMark/>
          </w:tcPr>
          <w:p w14:paraId="142C59A4" w14:textId="04D7B2DA" w:rsidR="00E25451" w:rsidRPr="001C270D" w:rsidRDefault="00E25451" w:rsidP="00E25451">
            <w:pPr>
              <w:spacing w:after="160" w:line="259" w:lineRule="auto"/>
              <w:rPr>
                <w:rFonts w:cs="Times New Roman"/>
                <w:color w:val="000000" w:themeColor="text1"/>
                <w:sz w:val="26"/>
                <w:szCs w:val="26"/>
              </w:rPr>
            </w:pPr>
            <w:r w:rsidRPr="001C270D">
              <w:rPr>
                <w:rFonts w:cs="Times New Roman"/>
                <w:sz w:val="26"/>
                <w:szCs w:val="26"/>
              </w:rPr>
              <w:t xml:space="preserve">Gọi </w:t>
            </w:r>
            <w:r w:rsidRPr="001C270D">
              <w:rPr>
                <w:rStyle w:val="HTMLCode"/>
                <w:rFonts w:ascii="Times New Roman" w:eastAsiaTheme="majorEastAsia" w:hAnsi="Times New Roman" w:cs="Times New Roman"/>
                <w:sz w:val="26"/>
                <w:szCs w:val="26"/>
              </w:rPr>
              <w:t>notifyListeners()</w:t>
            </w:r>
            <w:r w:rsidRPr="001C270D">
              <w:rPr>
                <w:rFonts w:cs="Times New Roman"/>
                <w:sz w:val="26"/>
                <w:szCs w:val="26"/>
              </w:rPr>
              <w:t xml:space="preserve"> để báo UI cập nhật.</w:t>
            </w:r>
          </w:p>
        </w:tc>
      </w:tr>
      <w:tr w:rsidR="00E25451" w:rsidRPr="00953C32" w14:paraId="50CA8584" w14:textId="77777777" w:rsidTr="004E1F67">
        <w:trPr>
          <w:jc w:val="center"/>
        </w:trPr>
        <w:tc>
          <w:tcPr>
            <w:tcW w:w="0" w:type="auto"/>
            <w:vAlign w:val="center"/>
            <w:hideMark/>
          </w:tcPr>
          <w:p w14:paraId="7C908C69" w14:textId="0D7201A8" w:rsidR="00E25451" w:rsidRPr="001C270D" w:rsidRDefault="00E25451" w:rsidP="00E25451">
            <w:pPr>
              <w:spacing w:after="160" w:line="259" w:lineRule="auto"/>
              <w:rPr>
                <w:rFonts w:cs="Times New Roman"/>
                <w:color w:val="000000" w:themeColor="text1"/>
                <w:sz w:val="26"/>
                <w:szCs w:val="26"/>
              </w:rPr>
            </w:pPr>
            <w:r w:rsidRPr="001C270D">
              <w:rPr>
                <w:rStyle w:val="Strong"/>
                <w:rFonts w:cs="Times New Roman"/>
                <w:b w:val="0"/>
                <w:bCs w:val="0"/>
                <w:sz w:val="26"/>
                <w:szCs w:val="26"/>
              </w:rPr>
              <w:t>ChangeNotifierProvider</w:t>
            </w:r>
          </w:p>
        </w:tc>
        <w:tc>
          <w:tcPr>
            <w:tcW w:w="0" w:type="auto"/>
            <w:vAlign w:val="center"/>
            <w:hideMark/>
          </w:tcPr>
          <w:p w14:paraId="5067811E" w14:textId="0E4BA272" w:rsidR="00E25451" w:rsidRPr="001C270D" w:rsidRDefault="00E25451" w:rsidP="00E25451">
            <w:pPr>
              <w:spacing w:after="160" w:line="259" w:lineRule="auto"/>
              <w:rPr>
                <w:rFonts w:cs="Times New Roman"/>
                <w:color w:val="000000" w:themeColor="text1"/>
                <w:sz w:val="26"/>
                <w:szCs w:val="26"/>
              </w:rPr>
            </w:pPr>
            <w:r w:rsidRPr="001C270D">
              <w:rPr>
                <w:rFonts w:cs="Times New Roman"/>
                <w:sz w:val="26"/>
                <w:szCs w:val="26"/>
              </w:rPr>
              <w:t>Cung cấp state cho widget tree</w:t>
            </w:r>
          </w:p>
        </w:tc>
        <w:tc>
          <w:tcPr>
            <w:tcW w:w="0" w:type="auto"/>
            <w:vAlign w:val="center"/>
            <w:hideMark/>
          </w:tcPr>
          <w:p w14:paraId="2DD1482C" w14:textId="51059B78" w:rsidR="00E25451" w:rsidRPr="001C270D" w:rsidRDefault="00E25451" w:rsidP="00E25451">
            <w:pPr>
              <w:spacing w:after="160" w:line="259" w:lineRule="auto"/>
              <w:rPr>
                <w:rFonts w:cs="Times New Roman"/>
                <w:color w:val="000000" w:themeColor="text1"/>
                <w:sz w:val="26"/>
                <w:szCs w:val="26"/>
              </w:rPr>
            </w:pPr>
            <w:r w:rsidRPr="001C270D">
              <w:rPr>
                <w:rFonts w:cs="Times New Roman"/>
                <w:sz w:val="26"/>
                <w:szCs w:val="26"/>
              </w:rPr>
              <w:t>Tạo và cung cấp ChangeNotifier.</w:t>
            </w:r>
          </w:p>
        </w:tc>
      </w:tr>
      <w:tr w:rsidR="00E25451" w:rsidRPr="00953C32" w14:paraId="013BCC0A" w14:textId="77777777" w:rsidTr="004E1F67">
        <w:trPr>
          <w:jc w:val="center"/>
        </w:trPr>
        <w:tc>
          <w:tcPr>
            <w:tcW w:w="0" w:type="auto"/>
            <w:vAlign w:val="center"/>
            <w:hideMark/>
          </w:tcPr>
          <w:p w14:paraId="04710860" w14:textId="71DB046E" w:rsidR="00E25451" w:rsidRPr="001C270D" w:rsidRDefault="00E25451" w:rsidP="00E25451">
            <w:pPr>
              <w:spacing w:after="160" w:line="259" w:lineRule="auto"/>
              <w:rPr>
                <w:rFonts w:cs="Times New Roman"/>
                <w:color w:val="000000" w:themeColor="text1"/>
                <w:sz w:val="26"/>
                <w:szCs w:val="26"/>
              </w:rPr>
            </w:pPr>
            <w:r w:rsidRPr="001C270D">
              <w:rPr>
                <w:rStyle w:val="Strong"/>
                <w:rFonts w:cs="Times New Roman"/>
                <w:b w:val="0"/>
                <w:bCs w:val="0"/>
                <w:sz w:val="26"/>
                <w:szCs w:val="26"/>
              </w:rPr>
              <w:t>Consumer</w:t>
            </w:r>
          </w:p>
        </w:tc>
        <w:tc>
          <w:tcPr>
            <w:tcW w:w="0" w:type="auto"/>
            <w:vAlign w:val="center"/>
            <w:hideMark/>
          </w:tcPr>
          <w:p w14:paraId="7F5B022B" w14:textId="64EDD187" w:rsidR="00E25451" w:rsidRPr="001C270D" w:rsidRDefault="00E25451" w:rsidP="00E25451">
            <w:pPr>
              <w:spacing w:after="160" w:line="259" w:lineRule="auto"/>
              <w:rPr>
                <w:rFonts w:cs="Times New Roman"/>
                <w:color w:val="000000" w:themeColor="text1"/>
                <w:sz w:val="26"/>
                <w:szCs w:val="26"/>
              </w:rPr>
            </w:pPr>
            <w:r w:rsidRPr="001C270D">
              <w:rPr>
                <w:rFonts w:cs="Times New Roman"/>
                <w:sz w:val="26"/>
                <w:szCs w:val="26"/>
              </w:rPr>
              <w:t>Lắng nghe thay đổi state</w:t>
            </w:r>
          </w:p>
        </w:tc>
        <w:tc>
          <w:tcPr>
            <w:tcW w:w="0" w:type="auto"/>
            <w:vAlign w:val="center"/>
            <w:hideMark/>
          </w:tcPr>
          <w:p w14:paraId="616F2DC5" w14:textId="226FF2E9" w:rsidR="00E25451" w:rsidRPr="001C270D" w:rsidRDefault="00E25451" w:rsidP="00E25451">
            <w:pPr>
              <w:spacing w:after="160" w:line="259" w:lineRule="auto"/>
              <w:rPr>
                <w:rFonts w:cs="Times New Roman"/>
                <w:color w:val="000000" w:themeColor="text1"/>
                <w:sz w:val="26"/>
                <w:szCs w:val="26"/>
              </w:rPr>
            </w:pPr>
            <w:r w:rsidRPr="001C270D">
              <w:rPr>
                <w:rFonts w:cs="Times New Roman"/>
                <w:sz w:val="26"/>
                <w:szCs w:val="26"/>
              </w:rPr>
              <w:t>Chỉ rebuild phần UI cần thiết.</w:t>
            </w:r>
          </w:p>
        </w:tc>
      </w:tr>
      <w:tr w:rsidR="00E25451" w:rsidRPr="00953C32" w14:paraId="74A1AA3C" w14:textId="77777777" w:rsidTr="004E1F67">
        <w:trPr>
          <w:jc w:val="center"/>
        </w:trPr>
        <w:tc>
          <w:tcPr>
            <w:tcW w:w="0" w:type="auto"/>
            <w:vAlign w:val="center"/>
            <w:hideMark/>
          </w:tcPr>
          <w:p w14:paraId="6E0F5D91" w14:textId="4D467D91" w:rsidR="00E25451" w:rsidRPr="001C270D" w:rsidRDefault="00E25451" w:rsidP="00E25451">
            <w:pPr>
              <w:spacing w:after="160" w:line="259" w:lineRule="auto"/>
              <w:rPr>
                <w:rFonts w:cs="Times New Roman"/>
                <w:color w:val="000000" w:themeColor="text1"/>
                <w:sz w:val="26"/>
                <w:szCs w:val="26"/>
              </w:rPr>
            </w:pPr>
            <w:r w:rsidRPr="001C270D">
              <w:rPr>
                <w:rStyle w:val="Strong"/>
                <w:rFonts w:cs="Times New Roman"/>
                <w:b w:val="0"/>
                <w:bCs w:val="0"/>
                <w:sz w:val="26"/>
                <w:szCs w:val="26"/>
              </w:rPr>
              <w:t>Provider.of()</w:t>
            </w:r>
          </w:p>
        </w:tc>
        <w:tc>
          <w:tcPr>
            <w:tcW w:w="0" w:type="auto"/>
            <w:vAlign w:val="center"/>
            <w:hideMark/>
          </w:tcPr>
          <w:p w14:paraId="5E857DE2" w14:textId="13DBF086" w:rsidR="00E25451" w:rsidRPr="001C270D" w:rsidRDefault="00E25451" w:rsidP="00E25451">
            <w:pPr>
              <w:spacing w:after="160" w:line="259" w:lineRule="auto"/>
              <w:rPr>
                <w:rFonts w:cs="Times New Roman"/>
                <w:color w:val="000000" w:themeColor="text1"/>
                <w:sz w:val="26"/>
                <w:szCs w:val="26"/>
              </w:rPr>
            </w:pPr>
            <w:r w:rsidRPr="001C270D">
              <w:rPr>
                <w:rFonts w:cs="Times New Roman"/>
                <w:sz w:val="26"/>
                <w:szCs w:val="26"/>
              </w:rPr>
              <w:t>Lấy dữ liệu từ Provider</w:t>
            </w:r>
          </w:p>
        </w:tc>
        <w:tc>
          <w:tcPr>
            <w:tcW w:w="0" w:type="auto"/>
            <w:vAlign w:val="center"/>
            <w:hideMark/>
          </w:tcPr>
          <w:p w14:paraId="423B365F" w14:textId="5B402B90" w:rsidR="00E25451" w:rsidRPr="001C270D" w:rsidRDefault="00E25451" w:rsidP="00E25451">
            <w:pPr>
              <w:spacing w:after="160" w:line="259" w:lineRule="auto"/>
              <w:rPr>
                <w:rFonts w:cs="Times New Roman"/>
                <w:color w:val="000000" w:themeColor="text1"/>
                <w:sz w:val="26"/>
                <w:szCs w:val="26"/>
              </w:rPr>
            </w:pPr>
            <w:r w:rsidRPr="001C270D">
              <w:rPr>
                <w:rFonts w:cs="Times New Roman"/>
                <w:sz w:val="26"/>
                <w:szCs w:val="26"/>
              </w:rPr>
              <w:t>Truy cập state từ bất kỳ widget nào.</w:t>
            </w:r>
          </w:p>
        </w:tc>
      </w:tr>
      <w:tr w:rsidR="00E25451" w:rsidRPr="00953C32" w14:paraId="7FA07931" w14:textId="77777777" w:rsidTr="004E1F67">
        <w:trPr>
          <w:jc w:val="center"/>
        </w:trPr>
        <w:tc>
          <w:tcPr>
            <w:tcW w:w="0" w:type="auto"/>
            <w:vAlign w:val="center"/>
            <w:hideMark/>
          </w:tcPr>
          <w:p w14:paraId="790CA3D3" w14:textId="31872F1C" w:rsidR="00E25451" w:rsidRPr="001C270D" w:rsidRDefault="00E25451" w:rsidP="00E25451">
            <w:pPr>
              <w:spacing w:after="160" w:line="259" w:lineRule="auto"/>
              <w:rPr>
                <w:rFonts w:cs="Times New Roman"/>
                <w:color w:val="000000" w:themeColor="text1"/>
                <w:sz w:val="26"/>
                <w:szCs w:val="26"/>
              </w:rPr>
            </w:pPr>
            <w:r w:rsidRPr="001C270D">
              <w:rPr>
                <w:rStyle w:val="Strong"/>
                <w:rFonts w:cs="Times New Roman"/>
                <w:b w:val="0"/>
                <w:bCs w:val="0"/>
                <w:sz w:val="26"/>
                <w:szCs w:val="26"/>
              </w:rPr>
              <w:t>MultiProvider</w:t>
            </w:r>
          </w:p>
        </w:tc>
        <w:tc>
          <w:tcPr>
            <w:tcW w:w="0" w:type="auto"/>
            <w:vAlign w:val="center"/>
            <w:hideMark/>
          </w:tcPr>
          <w:p w14:paraId="74F5C25F" w14:textId="39FA4678" w:rsidR="00E25451" w:rsidRPr="001C270D" w:rsidRDefault="00E25451" w:rsidP="00E25451">
            <w:pPr>
              <w:spacing w:after="160" w:line="259" w:lineRule="auto"/>
              <w:rPr>
                <w:rFonts w:cs="Times New Roman"/>
                <w:color w:val="000000" w:themeColor="text1"/>
                <w:sz w:val="26"/>
                <w:szCs w:val="26"/>
              </w:rPr>
            </w:pPr>
            <w:r w:rsidRPr="001C270D">
              <w:rPr>
                <w:rFonts w:cs="Times New Roman"/>
                <w:sz w:val="26"/>
                <w:szCs w:val="26"/>
              </w:rPr>
              <w:t>Gộp nhiều providers</w:t>
            </w:r>
          </w:p>
        </w:tc>
        <w:tc>
          <w:tcPr>
            <w:tcW w:w="0" w:type="auto"/>
            <w:vAlign w:val="center"/>
            <w:hideMark/>
          </w:tcPr>
          <w:p w14:paraId="132EA5EF" w14:textId="0D9F50B1" w:rsidR="00E25451" w:rsidRPr="001C270D" w:rsidRDefault="00E25451" w:rsidP="00E25451">
            <w:pPr>
              <w:spacing w:after="160" w:line="259" w:lineRule="auto"/>
              <w:rPr>
                <w:rFonts w:cs="Times New Roman"/>
                <w:color w:val="000000" w:themeColor="text1"/>
                <w:sz w:val="26"/>
                <w:szCs w:val="26"/>
              </w:rPr>
            </w:pPr>
            <w:r w:rsidRPr="001C270D">
              <w:rPr>
                <w:rFonts w:cs="Times New Roman"/>
                <w:sz w:val="26"/>
                <w:szCs w:val="26"/>
              </w:rPr>
              <w:t>Giúp code gọn, dễ maintain.</w:t>
            </w:r>
          </w:p>
        </w:tc>
      </w:tr>
    </w:tbl>
    <w:p w14:paraId="1ACC8415" w14:textId="16F16CA3" w:rsidR="00A9160E" w:rsidRPr="00996954" w:rsidRDefault="00A9160E" w:rsidP="00A9160E">
      <w:pPr>
        <w:pStyle w:val="Heading2"/>
        <w:rPr>
          <w:b/>
          <w:bCs/>
          <w:color w:val="000000" w:themeColor="text1"/>
        </w:rPr>
      </w:pPr>
      <w:bookmarkStart w:id="9" w:name="_Toc213408538"/>
      <w:r w:rsidRPr="007E18AA">
        <w:rPr>
          <w:rFonts w:ascii="Times New Roman" w:hAnsi="Times New Roman" w:cs="Times New Roman"/>
          <w:b/>
          <w:bCs/>
          <w:color w:val="000000" w:themeColor="text1"/>
        </w:rPr>
        <w:t xml:space="preserve">2.2. </w:t>
      </w:r>
      <w:r w:rsidR="00996954" w:rsidRPr="00996954">
        <w:rPr>
          <w:rFonts w:ascii="Times New Roman" w:hAnsi="Times New Roman" w:cs="Times New Roman"/>
          <w:b/>
          <w:bCs/>
          <w:color w:val="000000" w:themeColor="text1"/>
        </w:rPr>
        <w:t>ChangeNotifier, Consumer và Provider.of()</w:t>
      </w:r>
      <w:bookmarkEnd w:id="9"/>
    </w:p>
    <w:p w14:paraId="32F3E469" w14:textId="779F9B05" w:rsidR="00A9160E" w:rsidRDefault="00A9160E" w:rsidP="00A9160E">
      <w:pPr>
        <w:pStyle w:val="Heading3"/>
        <w:rPr>
          <w:rFonts w:ascii="Times New Roman" w:hAnsi="Times New Roman" w:cs="Times New Roman"/>
          <w:b/>
          <w:bCs/>
          <w:color w:val="000000" w:themeColor="text1"/>
        </w:rPr>
      </w:pPr>
      <w:bookmarkStart w:id="10" w:name="_Toc213408539"/>
      <w:r w:rsidRPr="007E18AA">
        <w:rPr>
          <w:rFonts w:ascii="Times New Roman" w:hAnsi="Times New Roman" w:cs="Times New Roman"/>
          <w:b/>
          <w:bCs/>
          <w:color w:val="000000" w:themeColor="text1"/>
        </w:rPr>
        <w:t xml:space="preserve">2.2.1. </w:t>
      </w:r>
      <w:r w:rsidR="00D10706" w:rsidRPr="00D10706">
        <w:rPr>
          <w:rFonts w:ascii="Times New Roman" w:hAnsi="Times New Roman" w:cs="Times New Roman"/>
          <w:b/>
          <w:bCs/>
          <w:color w:val="000000" w:themeColor="text1"/>
        </w:rPr>
        <w:t>ChangeNotifier là gì?</w:t>
      </w:r>
      <w:bookmarkEnd w:id="10"/>
    </w:p>
    <w:p w14:paraId="4A4CF84F" w14:textId="77777777" w:rsidR="00D10706" w:rsidRPr="001C270D" w:rsidRDefault="00D10706" w:rsidP="00D10706">
      <w:pPr>
        <w:pStyle w:val="NormalWeb"/>
        <w:rPr>
          <w:sz w:val="26"/>
          <w:szCs w:val="26"/>
        </w:rPr>
      </w:pPr>
      <w:r w:rsidRPr="001C270D">
        <w:rPr>
          <w:rStyle w:val="HTMLCode"/>
          <w:rFonts w:ascii="Times New Roman" w:eastAsiaTheme="majorEastAsia" w:hAnsi="Times New Roman" w:cs="Times New Roman"/>
          <w:sz w:val="26"/>
          <w:szCs w:val="26"/>
        </w:rPr>
        <w:t>ChangeNotifier</w:t>
      </w:r>
      <w:r w:rsidRPr="001C270D">
        <w:rPr>
          <w:sz w:val="26"/>
          <w:szCs w:val="26"/>
        </w:rPr>
        <w:t xml:space="preserve"> là class cốt lõi trong Provider Pattern, cho phép một object:</w:t>
      </w:r>
    </w:p>
    <w:p w14:paraId="05DEC64B" w14:textId="77777777" w:rsidR="00D10706" w:rsidRPr="001C270D" w:rsidRDefault="00D10706" w:rsidP="00D10706">
      <w:pPr>
        <w:pStyle w:val="NormalWeb"/>
        <w:numPr>
          <w:ilvl w:val="0"/>
          <w:numId w:val="40"/>
        </w:numPr>
        <w:rPr>
          <w:b/>
          <w:bCs/>
          <w:sz w:val="26"/>
          <w:szCs w:val="26"/>
        </w:rPr>
      </w:pPr>
      <w:r w:rsidRPr="001C270D">
        <w:rPr>
          <w:rStyle w:val="Strong"/>
          <w:rFonts w:eastAsiaTheme="majorEastAsia"/>
          <w:b w:val="0"/>
          <w:bCs w:val="0"/>
          <w:sz w:val="26"/>
          <w:szCs w:val="26"/>
        </w:rPr>
        <w:t>Lưu trạng thái</w:t>
      </w:r>
    </w:p>
    <w:p w14:paraId="4E69EBAF" w14:textId="77777777" w:rsidR="00D10706" w:rsidRPr="001C270D" w:rsidRDefault="00D10706" w:rsidP="00D10706">
      <w:pPr>
        <w:pStyle w:val="NormalWeb"/>
        <w:numPr>
          <w:ilvl w:val="0"/>
          <w:numId w:val="40"/>
        </w:numPr>
        <w:rPr>
          <w:b/>
          <w:bCs/>
          <w:sz w:val="26"/>
          <w:szCs w:val="26"/>
        </w:rPr>
      </w:pPr>
      <w:r w:rsidRPr="001C270D">
        <w:rPr>
          <w:rStyle w:val="Strong"/>
          <w:rFonts w:eastAsiaTheme="majorEastAsia"/>
          <w:b w:val="0"/>
          <w:bCs w:val="0"/>
          <w:sz w:val="26"/>
          <w:szCs w:val="26"/>
        </w:rPr>
        <w:t>Thay đổi trạng thái</w:t>
      </w:r>
    </w:p>
    <w:p w14:paraId="50837A81" w14:textId="77777777" w:rsidR="00D10706" w:rsidRPr="001C270D" w:rsidRDefault="00D10706" w:rsidP="00D10706">
      <w:pPr>
        <w:pStyle w:val="NormalWeb"/>
        <w:numPr>
          <w:ilvl w:val="0"/>
          <w:numId w:val="40"/>
        </w:numPr>
        <w:rPr>
          <w:b/>
          <w:bCs/>
          <w:sz w:val="26"/>
          <w:szCs w:val="26"/>
        </w:rPr>
      </w:pPr>
      <w:r w:rsidRPr="001C270D">
        <w:rPr>
          <w:rStyle w:val="Strong"/>
          <w:rFonts w:eastAsiaTheme="majorEastAsia"/>
          <w:b w:val="0"/>
          <w:bCs w:val="0"/>
          <w:sz w:val="26"/>
          <w:szCs w:val="26"/>
        </w:rPr>
        <w:t>Thông báo các widget đang lắng nghe</w:t>
      </w:r>
      <w:r w:rsidRPr="001C270D">
        <w:rPr>
          <w:b/>
          <w:bCs/>
          <w:sz w:val="26"/>
          <w:szCs w:val="26"/>
        </w:rPr>
        <w:t xml:space="preserve"> </w:t>
      </w:r>
      <w:r w:rsidRPr="001C270D">
        <w:rPr>
          <w:sz w:val="26"/>
          <w:szCs w:val="26"/>
        </w:rPr>
        <w:t>bằng</w:t>
      </w:r>
      <w:r w:rsidRPr="001C270D">
        <w:rPr>
          <w:b/>
          <w:bCs/>
          <w:sz w:val="26"/>
          <w:szCs w:val="26"/>
        </w:rPr>
        <w:t xml:space="preserve"> </w:t>
      </w:r>
      <w:r w:rsidRPr="001C270D">
        <w:rPr>
          <w:rStyle w:val="HTMLCode"/>
          <w:rFonts w:ascii="Times New Roman" w:eastAsiaTheme="majorEastAsia" w:hAnsi="Times New Roman" w:cs="Times New Roman"/>
          <w:sz w:val="26"/>
          <w:szCs w:val="26"/>
        </w:rPr>
        <w:t>notifyListeners</w:t>
      </w:r>
      <w:r w:rsidRPr="001C270D">
        <w:rPr>
          <w:rStyle w:val="HTMLCode"/>
          <w:rFonts w:ascii="Times New Roman" w:eastAsiaTheme="majorEastAsia" w:hAnsi="Times New Roman" w:cs="Times New Roman"/>
          <w:b/>
          <w:bCs/>
          <w:sz w:val="26"/>
          <w:szCs w:val="26"/>
        </w:rPr>
        <w:t>()</w:t>
      </w:r>
    </w:p>
    <w:p w14:paraId="5EFF9036" w14:textId="77777777" w:rsidR="00D10706" w:rsidRPr="001C270D" w:rsidRDefault="00D10706" w:rsidP="00D10706">
      <w:pPr>
        <w:pStyle w:val="NormalWeb"/>
        <w:rPr>
          <w:sz w:val="26"/>
          <w:szCs w:val="26"/>
        </w:rPr>
      </w:pPr>
      <w:r w:rsidRPr="001C270D">
        <w:rPr>
          <w:sz w:val="26"/>
          <w:szCs w:val="26"/>
        </w:rPr>
        <w:t xml:space="preserve">Đây là cơ chế reactive native của Flutter, giúp UI </w:t>
      </w:r>
      <w:r w:rsidRPr="001C270D">
        <w:rPr>
          <w:rStyle w:val="Strong"/>
          <w:rFonts w:eastAsiaTheme="majorEastAsia"/>
          <w:b w:val="0"/>
          <w:bCs w:val="0"/>
          <w:sz w:val="26"/>
          <w:szCs w:val="26"/>
        </w:rPr>
        <w:t>tự</w:t>
      </w:r>
      <w:r w:rsidRPr="001C270D">
        <w:rPr>
          <w:rStyle w:val="Strong"/>
          <w:rFonts w:eastAsiaTheme="majorEastAsia"/>
          <w:sz w:val="26"/>
          <w:szCs w:val="26"/>
        </w:rPr>
        <w:t xml:space="preserve"> </w:t>
      </w:r>
      <w:r w:rsidRPr="001C270D">
        <w:rPr>
          <w:rStyle w:val="Strong"/>
          <w:rFonts w:eastAsiaTheme="majorEastAsia"/>
          <w:b w:val="0"/>
          <w:bCs w:val="0"/>
          <w:sz w:val="26"/>
          <w:szCs w:val="26"/>
        </w:rPr>
        <w:t>động</w:t>
      </w:r>
      <w:r w:rsidRPr="001C270D">
        <w:rPr>
          <w:rStyle w:val="Strong"/>
          <w:rFonts w:eastAsiaTheme="majorEastAsia"/>
          <w:sz w:val="26"/>
          <w:szCs w:val="26"/>
        </w:rPr>
        <w:t xml:space="preserve"> </w:t>
      </w:r>
      <w:r w:rsidRPr="001C270D">
        <w:rPr>
          <w:rStyle w:val="Strong"/>
          <w:rFonts w:eastAsiaTheme="majorEastAsia"/>
          <w:b w:val="0"/>
          <w:bCs w:val="0"/>
          <w:sz w:val="26"/>
          <w:szCs w:val="26"/>
        </w:rPr>
        <w:t>rebuild</w:t>
      </w:r>
      <w:r w:rsidRPr="001C270D">
        <w:rPr>
          <w:sz w:val="26"/>
          <w:szCs w:val="26"/>
        </w:rPr>
        <w:t xml:space="preserve"> khi dữ liệu thay đổi.</w:t>
      </w:r>
    </w:p>
    <w:p w14:paraId="7EDB2F1B" w14:textId="77777777" w:rsidR="00D10706" w:rsidRPr="00D10706" w:rsidRDefault="00D10706" w:rsidP="00D10706"/>
    <w:p w14:paraId="196DE850" w14:textId="4D8B602E" w:rsidR="00546CD3" w:rsidRPr="00B32CCB" w:rsidRDefault="001E7854" w:rsidP="001E7854">
      <w:pPr>
        <w:pStyle w:val="Heading3"/>
        <w:rPr>
          <w:rFonts w:ascii="Times New Roman" w:hAnsi="Times New Roman" w:cs="Times New Roman"/>
          <w:b/>
          <w:color w:val="000000" w:themeColor="text1"/>
        </w:rPr>
      </w:pPr>
      <w:bookmarkStart w:id="11" w:name="_Toc213408540"/>
      <w:r w:rsidRPr="00B32CCB">
        <w:rPr>
          <w:rFonts w:ascii="Times New Roman" w:hAnsi="Times New Roman" w:cs="Times New Roman"/>
          <w:b/>
          <w:color w:val="000000" w:themeColor="text1"/>
        </w:rPr>
        <w:lastRenderedPageBreak/>
        <w:t xml:space="preserve">2.2.2. </w:t>
      </w:r>
      <w:r w:rsidR="00D10706" w:rsidRPr="00D10706">
        <w:rPr>
          <w:rFonts w:ascii="Times New Roman" w:hAnsi="Times New Roman" w:cs="Times New Roman"/>
          <w:b/>
          <w:color w:val="000000" w:themeColor="text1"/>
        </w:rPr>
        <w:t>Cấu trúc cơ bản của một ChangeNotifier</w:t>
      </w:r>
      <w:bookmarkEnd w:id="11"/>
    </w:p>
    <w:tbl>
      <w:tblPr>
        <w:tblStyle w:val="TableGrid"/>
        <w:tblW w:w="0" w:type="auto"/>
        <w:jc w:val="center"/>
        <w:tblLook w:val="04A0" w:firstRow="1" w:lastRow="0" w:firstColumn="1" w:lastColumn="0" w:noHBand="0" w:noVBand="1"/>
      </w:tblPr>
      <w:tblGrid>
        <w:gridCol w:w="4045"/>
        <w:gridCol w:w="4379"/>
      </w:tblGrid>
      <w:tr w:rsidR="00890794" w:rsidRPr="00FA3E36" w14:paraId="54A74093" w14:textId="77777777" w:rsidTr="00890794">
        <w:trPr>
          <w:jc w:val="center"/>
        </w:trPr>
        <w:tc>
          <w:tcPr>
            <w:tcW w:w="4045" w:type="dxa"/>
            <w:vAlign w:val="center"/>
            <w:hideMark/>
          </w:tcPr>
          <w:p w14:paraId="65E80E35" w14:textId="700A3C1D" w:rsidR="00890794" w:rsidRPr="001C270D" w:rsidRDefault="00890794" w:rsidP="00890794">
            <w:pPr>
              <w:spacing w:after="160" w:line="259" w:lineRule="auto"/>
              <w:rPr>
                <w:rFonts w:cs="Times New Roman"/>
                <w:color w:val="000000" w:themeColor="text1"/>
                <w:sz w:val="26"/>
                <w:szCs w:val="26"/>
              </w:rPr>
            </w:pPr>
            <w:r w:rsidRPr="001C270D">
              <w:rPr>
                <w:sz w:val="26"/>
                <w:szCs w:val="26"/>
              </w:rPr>
              <w:t>Thành phần</w:t>
            </w:r>
          </w:p>
        </w:tc>
        <w:tc>
          <w:tcPr>
            <w:tcW w:w="0" w:type="auto"/>
            <w:vAlign w:val="center"/>
            <w:hideMark/>
          </w:tcPr>
          <w:p w14:paraId="127604EA" w14:textId="498E49DD" w:rsidR="00890794" w:rsidRPr="001C270D" w:rsidRDefault="00890794" w:rsidP="00890794">
            <w:pPr>
              <w:spacing w:after="160" w:line="259" w:lineRule="auto"/>
              <w:rPr>
                <w:rFonts w:cs="Times New Roman"/>
                <w:color w:val="000000" w:themeColor="text1"/>
                <w:sz w:val="26"/>
                <w:szCs w:val="26"/>
              </w:rPr>
            </w:pPr>
            <w:r w:rsidRPr="001C270D">
              <w:rPr>
                <w:sz w:val="26"/>
                <w:szCs w:val="26"/>
              </w:rPr>
              <w:t>Vai trò</w:t>
            </w:r>
          </w:p>
        </w:tc>
      </w:tr>
      <w:tr w:rsidR="00890794" w:rsidRPr="00FA3E36" w14:paraId="63F80BEB" w14:textId="77777777" w:rsidTr="00890794">
        <w:trPr>
          <w:jc w:val="center"/>
        </w:trPr>
        <w:tc>
          <w:tcPr>
            <w:tcW w:w="4045" w:type="dxa"/>
            <w:vAlign w:val="center"/>
            <w:hideMark/>
          </w:tcPr>
          <w:p w14:paraId="2F6530C1" w14:textId="11F19DA3" w:rsidR="00890794" w:rsidRPr="001C270D" w:rsidRDefault="00890794" w:rsidP="00890794">
            <w:pPr>
              <w:spacing w:after="160" w:line="259" w:lineRule="auto"/>
              <w:rPr>
                <w:rFonts w:cs="Times New Roman"/>
                <w:color w:val="000000" w:themeColor="text1"/>
                <w:sz w:val="26"/>
                <w:szCs w:val="26"/>
              </w:rPr>
            </w:pPr>
            <w:r w:rsidRPr="001C270D">
              <w:rPr>
                <w:rStyle w:val="Strong"/>
                <w:b w:val="0"/>
                <w:bCs w:val="0"/>
                <w:sz w:val="26"/>
                <w:szCs w:val="26"/>
              </w:rPr>
              <w:t>Private state</w:t>
            </w:r>
          </w:p>
        </w:tc>
        <w:tc>
          <w:tcPr>
            <w:tcW w:w="0" w:type="auto"/>
            <w:vAlign w:val="center"/>
            <w:hideMark/>
          </w:tcPr>
          <w:p w14:paraId="580C1E6C" w14:textId="13D08AAF" w:rsidR="00890794" w:rsidRPr="001C270D" w:rsidRDefault="00890794" w:rsidP="00890794">
            <w:pPr>
              <w:spacing w:after="160" w:line="259" w:lineRule="auto"/>
              <w:rPr>
                <w:rFonts w:cs="Times New Roman"/>
                <w:color w:val="000000" w:themeColor="text1"/>
                <w:sz w:val="26"/>
                <w:szCs w:val="26"/>
              </w:rPr>
            </w:pPr>
            <w:r w:rsidRPr="001C270D">
              <w:rPr>
                <w:sz w:val="26"/>
                <w:szCs w:val="26"/>
              </w:rPr>
              <w:t>Dữ liệu nội bộ (_counter, _items, …)</w:t>
            </w:r>
          </w:p>
        </w:tc>
      </w:tr>
      <w:tr w:rsidR="00890794" w:rsidRPr="00FA3E36" w14:paraId="63395D09" w14:textId="77777777" w:rsidTr="00890794">
        <w:trPr>
          <w:jc w:val="center"/>
        </w:trPr>
        <w:tc>
          <w:tcPr>
            <w:tcW w:w="4045" w:type="dxa"/>
            <w:vAlign w:val="center"/>
            <w:hideMark/>
          </w:tcPr>
          <w:p w14:paraId="3DEE2BC9" w14:textId="3C271E91" w:rsidR="00890794" w:rsidRPr="001C270D" w:rsidRDefault="00890794" w:rsidP="00890794">
            <w:pPr>
              <w:spacing w:after="160" w:line="259" w:lineRule="auto"/>
              <w:rPr>
                <w:rFonts w:cs="Times New Roman"/>
                <w:color w:val="000000" w:themeColor="text1"/>
                <w:sz w:val="26"/>
                <w:szCs w:val="26"/>
              </w:rPr>
            </w:pPr>
            <w:r w:rsidRPr="001C270D">
              <w:rPr>
                <w:rStyle w:val="Strong"/>
                <w:b w:val="0"/>
                <w:bCs w:val="0"/>
                <w:sz w:val="26"/>
                <w:szCs w:val="26"/>
              </w:rPr>
              <w:t>Getters</w:t>
            </w:r>
          </w:p>
        </w:tc>
        <w:tc>
          <w:tcPr>
            <w:tcW w:w="0" w:type="auto"/>
            <w:vAlign w:val="center"/>
            <w:hideMark/>
          </w:tcPr>
          <w:p w14:paraId="751289B2" w14:textId="12DBD5CA" w:rsidR="00890794" w:rsidRPr="001C270D" w:rsidRDefault="00890794" w:rsidP="00890794">
            <w:pPr>
              <w:spacing w:after="160" w:line="259" w:lineRule="auto"/>
              <w:rPr>
                <w:rFonts w:cs="Times New Roman"/>
                <w:color w:val="000000" w:themeColor="text1"/>
                <w:sz w:val="26"/>
                <w:szCs w:val="26"/>
              </w:rPr>
            </w:pPr>
            <w:r w:rsidRPr="001C270D">
              <w:rPr>
                <w:sz w:val="26"/>
                <w:szCs w:val="26"/>
              </w:rPr>
              <w:t>Expose state ra ngoài</w:t>
            </w:r>
          </w:p>
        </w:tc>
      </w:tr>
      <w:tr w:rsidR="00890794" w:rsidRPr="00FA3E36" w14:paraId="42A33675" w14:textId="77777777" w:rsidTr="00890794">
        <w:trPr>
          <w:jc w:val="center"/>
        </w:trPr>
        <w:tc>
          <w:tcPr>
            <w:tcW w:w="4045" w:type="dxa"/>
            <w:vAlign w:val="center"/>
            <w:hideMark/>
          </w:tcPr>
          <w:p w14:paraId="2AB30759" w14:textId="60809E13" w:rsidR="00890794" w:rsidRPr="001C270D" w:rsidRDefault="00890794" w:rsidP="00890794">
            <w:pPr>
              <w:spacing w:after="160" w:line="259" w:lineRule="auto"/>
              <w:rPr>
                <w:rFonts w:cs="Times New Roman"/>
                <w:color w:val="000000" w:themeColor="text1"/>
                <w:sz w:val="26"/>
                <w:szCs w:val="26"/>
              </w:rPr>
            </w:pPr>
            <w:r w:rsidRPr="001C270D">
              <w:rPr>
                <w:rStyle w:val="Strong"/>
                <w:b w:val="0"/>
                <w:bCs w:val="0"/>
                <w:sz w:val="26"/>
                <w:szCs w:val="26"/>
              </w:rPr>
              <w:t>Methods thay đổi state</w:t>
            </w:r>
          </w:p>
        </w:tc>
        <w:tc>
          <w:tcPr>
            <w:tcW w:w="0" w:type="auto"/>
            <w:vAlign w:val="center"/>
            <w:hideMark/>
          </w:tcPr>
          <w:p w14:paraId="312DBC72" w14:textId="63211DB5" w:rsidR="00890794" w:rsidRPr="001C270D" w:rsidRDefault="00890794" w:rsidP="00890794">
            <w:pPr>
              <w:spacing w:after="160" w:line="259" w:lineRule="auto"/>
              <w:rPr>
                <w:rFonts w:cs="Times New Roman"/>
                <w:color w:val="000000" w:themeColor="text1"/>
                <w:sz w:val="26"/>
                <w:szCs w:val="26"/>
              </w:rPr>
            </w:pPr>
            <w:r w:rsidRPr="001C270D">
              <w:rPr>
                <w:sz w:val="26"/>
                <w:szCs w:val="26"/>
              </w:rPr>
              <w:t>Thực hiện logic và gọi notifyListeners()</w:t>
            </w:r>
          </w:p>
        </w:tc>
      </w:tr>
      <w:tr w:rsidR="00890794" w:rsidRPr="00FA3E36" w14:paraId="39271EE5" w14:textId="77777777" w:rsidTr="00890794">
        <w:trPr>
          <w:jc w:val="center"/>
        </w:trPr>
        <w:tc>
          <w:tcPr>
            <w:tcW w:w="4045" w:type="dxa"/>
            <w:vAlign w:val="center"/>
            <w:hideMark/>
          </w:tcPr>
          <w:p w14:paraId="0A6D0691" w14:textId="538EC14D" w:rsidR="00890794" w:rsidRPr="001C270D" w:rsidRDefault="00890794" w:rsidP="00890794">
            <w:pPr>
              <w:spacing w:after="160" w:line="259" w:lineRule="auto"/>
              <w:rPr>
                <w:rFonts w:cs="Times New Roman"/>
                <w:color w:val="000000" w:themeColor="text1"/>
                <w:sz w:val="26"/>
                <w:szCs w:val="26"/>
              </w:rPr>
            </w:pPr>
            <w:r w:rsidRPr="001C270D">
              <w:rPr>
                <w:rStyle w:val="Strong"/>
                <w:b w:val="0"/>
                <w:bCs w:val="0"/>
                <w:sz w:val="26"/>
                <w:szCs w:val="26"/>
              </w:rPr>
              <w:t>notifyListeners()</w:t>
            </w:r>
          </w:p>
        </w:tc>
        <w:tc>
          <w:tcPr>
            <w:tcW w:w="0" w:type="auto"/>
            <w:vAlign w:val="center"/>
            <w:hideMark/>
          </w:tcPr>
          <w:p w14:paraId="13A196E9" w14:textId="127A2426" w:rsidR="00890794" w:rsidRPr="001C270D" w:rsidRDefault="00890794" w:rsidP="00890794">
            <w:pPr>
              <w:spacing w:after="160" w:line="259" w:lineRule="auto"/>
              <w:rPr>
                <w:rFonts w:cs="Times New Roman"/>
                <w:color w:val="000000" w:themeColor="text1"/>
                <w:sz w:val="26"/>
                <w:szCs w:val="26"/>
              </w:rPr>
            </w:pPr>
            <w:r w:rsidRPr="001C270D">
              <w:rPr>
                <w:sz w:val="26"/>
                <w:szCs w:val="26"/>
              </w:rPr>
              <w:t>Báo UI cập nhật</w:t>
            </w:r>
          </w:p>
        </w:tc>
      </w:tr>
      <w:tr w:rsidR="00890794" w:rsidRPr="00FA3E36" w14:paraId="1D7D97B6" w14:textId="77777777" w:rsidTr="00890794">
        <w:trPr>
          <w:jc w:val="center"/>
        </w:trPr>
        <w:tc>
          <w:tcPr>
            <w:tcW w:w="4045" w:type="dxa"/>
            <w:vAlign w:val="center"/>
            <w:hideMark/>
          </w:tcPr>
          <w:p w14:paraId="2CD8FE26" w14:textId="37190700" w:rsidR="00890794" w:rsidRPr="001C270D" w:rsidRDefault="00890794" w:rsidP="00890794">
            <w:pPr>
              <w:spacing w:after="160" w:line="259" w:lineRule="auto"/>
              <w:rPr>
                <w:rFonts w:cs="Times New Roman"/>
                <w:color w:val="000000" w:themeColor="text1"/>
                <w:sz w:val="26"/>
                <w:szCs w:val="26"/>
              </w:rPr>
            </w:pPr>
            <w:r w:rsidRPr="001C270D">
              <w:rPr>
                <w:sz w:val="26"/>
                <w:szCs w:val="26"/>
              </w:rPr>
              <w:t>Thành phần</w:t>
            </w:r>
          </w:p>
        </w:tc>
        <w:tc>
          <w:tcPr>
            <w:tcW w:w="0" w:type="auto"/>
            <w:vAlign w:val="center"/>
            <w:hideMark/>
          </w:tcPr>
          <w:p w14:paraId="1B9AD22C" w14:textId="4BE26928" w:rsidR="00890794" w:rsidRPr="001C270D" w:rsidRDefault="00890794" w:rsidP="00890794">
            <w:pPr>
              <w:spacing w:after="160" w:line="259" w:lineRule="auto"/>
              <w:rPr>
                <w:rFonts w:cs="Times New Roman"/>
                <w:color w:val="000000" w:themeColor="text1"/>
                <w:sz w:val="26"/>
                <w:szCs w:val="26"/>
              </w:rPr>
            </w:pPr>
            <w:r w:rsidRPr="001C270D">
              <w:rPr>
                <w:sz w:val="26"/>
                <w:szCs w:val="26"/>
              </w:rPr>
              <w:t>Vai trò</w:t>
            </w:r>
          </w:p>
        </w:tc>
      </w:tr>
    </w:tbl>
    <w:p w14:paraId="3DD2A1B1" w14:textId="38B3D21F" w:rsidR="00CC7B20" w:rsidRPr="00990255" w:rsidRDefault="00CC7B20" w:rsidP="00990255">
      <w:pPr>
        <w:rPr>
          <w:rFonts w:cs="Times New Roman"/>
          <w:color w:val="000000" w:themeColor="text1"/>
          <w:sz w:val="26"/>
          <w:szCs w:val="26"/>
        </w:rPr>
      </w:pPr>
    </w:p>
    <w:p w14:paraId="5EBEC977" w14:textId="5C0268BE" w:rsidR="0088573B" w:rsidRDefault="0088573B" w:rsidP="0088573B">
      <w:pPr>
        <w:pStyle w:val="Heading3"/>
        <w:rPr>
          <w:rFonts w:ascii="Times New Roman" w:hAnsi="Times New Roman" w:cs="Times New Roman"/>
          <w:b/>
          <w:bCs/>
          <w:color w:val="000000" w:themeColor="text1"/>
        </w:rPr>
      </w:pPr>
      <w:bookmarkStart w:id="12" w:name="_Toc213408541"/>
      <w:r w:rsidRPr="00FF05F8">
        <w:rPr>
          <w:rFonts w:ascii="Times New Roman" w:hAnsi="Times New Roman" w:cs="Times New Roman"/>
          <w:b/>
          <w:color w:val="000000" w:themeColor="text1"/>
        </w:rPr>
        <w:t xml:space="preserve">2.2.3. </w:t>
      </w:r>
      <w:r w:rsidR="00990255" w:rsidRPr="00990255">
        <w:rPr>
          <w:rFonts w:ascii="Times New Roman" w:hAnsi="Times New Roman" w:cs="Times New Roman"/>
          <w:b/>
          <w:bCs/>
          <w:color w:val="000000" w:themeColor="text1"/>
        </w:rPr>
        <w:t>Consumer và Provider.of()</w:t>
      </w:r>
      <w:bookmarkEnd w:id="12"/>
    </w:p>
    <w:p w14:paraId="4E60155E" w14:textId="1B9C2B98" w:rsidR="00721EAE" w:rsidRPr="00E57C92" w:rsidRDefault="00721EAE" w:rsidP="00721EAE">
      <w:pPr>
        <w:rPr>
          <w:sz w:val="26"/>
          <w:szCs w:val="26"/>
        </w:rPr>
      </w:pPr>
      <w:r w:rsidRPr="00E57C92">
        <w:rPr>
          <w:sz w:val="26"/>
          <w:szCs w:val="26"/>
        </w:rPr>
        <w:t>Hai cơ chế chính để truy cập và lắng nghe dữ liệu từ Provider:</w:t>
      </w:r>
    </w:p>
    <w:p w14:paraId="5843BBDC" w14:textId="39573BF7" w:rsidR="0088573B" w:rsidRPr="00E57C92" w:rsidRDefault="00721EAE" w:rsidP="0088573B">
      <w:pPr>
        <w:rPr>
          <w:rFonts w:cs="Times New Roman"/>
          <w:color w:val="000000" w:themeColor="text1"/>
          <w:sz w:val="26"/>
          <w:szCs w:val="26"/>
        </w:rPr>
      </w:pPr>
      <w:r w:rsidRPr="00E57C92">
        <w:rPr>
          <w:rFonts w:cs="Times New Roman"/>
          <w:color w:val="000000" w:themeColor="text1"/>
          <w:sz w:val="26"/>
          <w:szCs w:val="26"/>
        </w:rPr>
        <w:t>Consumer</w:t>
      </w:r>
      <w:r w:rsidR="0088573B" w:rsidRPr="00E57C92">
        <w:rPr>
          <w:rFonts w:cs="Times New Roman"/>
          <w:color w:val="000000" w:themeColor="text1"/>
          <w:sz w:val="26"/>
          <w:szCs w:val="26"/>
        </w:rPr>
        <w:t>:</w:t>
      </w:r>
    </w:p>
    <w:p w14:paraId="398ADAC3" w14:textId="770B4637" w:rsidR="0088573B" w:rsidRPr="00E57C92" w:rsidRDefault="003008C2" w:rsidP="0088573B">
      <w:pPr>
        <w:numPr>
          <w:ilvl w:val="0"/>
          <w:numId w:val="16"/>
        </w:numPr>
        <w:rPr>
          <w:rFonts w:cs="Times New Roman"/>
          <w:color w:val="000000" w:themeColor="text1"/>
          <w:sz w:val="26"/>
          <w:szCs w:val="26"/>
        </w:rPr>
      </w:pPr>
      <w:r w:rsidRPr="00E57C92">
        <w:rPr>
          <w:rFonts w:cs="Times New Roman"/>
          <w:color w:val="000000" w:themeColor="text1"/>
          <w:sz w:val="26"/>
          <w:szCs w:val="26"/>
        </w:rPr>
        <w:t>Tự động rebuild khi state thay đổi.</w:t>
      </w:r>
    </w:p>
    <w:p w14:paraId="1A3D1ECB" w14:textId="3EEB17EC" w:rsidR="003008C2" w:rsidRPr="00E57C92" w:rsidRDefault="003008C2" w:rsidP="0088573B">
      <w:pPr>
        <w:numPr>
          <w:ilvl w:val="0"/>
          <w:numId w:val="16"/>
        </w:numPr>
        <w:rPr>
          <w:rFonts w:cs="Times New Roman"/>
          <w:color w:val="000000" w:themeColor="text1"/>
          <w:sz w:val="26"/>
          <w:szCs w:val="26"/>
        </w:rPr>
      </w:pPr>
      <w:r w:rsidRPr="00E57C92">
        <w:rPr>
          <w:rFonts w:cs="Times New Roman"/>
          <w:color w:val="000000" w:themeColor="text1"/>
          <w:sz w:val="26"/>
          <w:szCs w:val="26"/>
        </w:rPr>
        <w:t>Chỉ rebuild vùng cần thiết → tiết kiệm hiệu năng.</w:t>
      </w:r>
    </w:p>
    <w:p w14:paraId="2C0E0FF1" w14:textId="42BCC7CC" w:rsidR="0088573B" w:rsidRPr="00E57C92" w:rsidRDefault="0081422D" w:rsidP="0088573B">
      <w:pPr>
        <w:rPr>
          <w:rFonts w:cs="Times New Roman"/>
          <w:color w:val="000000" w:themeColor="text1"/>
          <w:sz w:val="26"/>
          <w:szCs w:val="26"/>
        </w:rPr>
      </w:pPr>
      <w:r w:rsidRPr="00E57C92">
        <w:rPr>
          <w:rFonts w:cs="Times New Roman"/>
          <w:color w:val="000000" w:themeColor="text1"/>
          <w:sz w:val="26"/>
          <w:szCs w:val="26"/>
        </w:rPr>
        <w:t>Provider.of(context)</w:t>
      </w:r>
      <w:r w:rsidR="0088573B" w:rsidRPr="00E57C92">
        <w:rPr>
          <w:rFonts w:cs="Times New Roman"/>
          <w:color w:val="000000" w:themeColor="text1"/>
          <w:sz w:val="26"/>
          <w:szCs w:val="26"/>
        </w:rPr>
        <w:t>:</w:t>
      </w:r>
    </w:p>
    <w:p w14:paraId="20031814" w14:textId="3A5FEA35" w:rsidR="00EB4803" w:rsidRPr="00E57C92" w:rsidRDefault="00EB4803" w:rsidP="00EB4803">
      <w:pPr>
        <w:pStyle w:val="ListParagraph"/>
        <w:numPr>
          <w:ilvl w:val="0"/>
          <w:numId w:val="42"/>
        </w:numPr>
        <w:rPr>
          <w:rFonts w:cs="Times New Roman"/>
          <w:color w:val="000000" w:themeColor="text1"/>
          <w:sz w:val="26"/>
          <w:szCs w:val="26"/>
        </w:rPr>
      </w:pPr>
      <w:r w:rsidRPr="00E57C92">
        <w:rPr>
          <w:rFonts w:cs="Times New Roman"/>
          <w:color w:val="000000" w:themeColor="text1"/>
          <w:sz w:val="26"/>
          <w:szCs w:val="26"/>
        </w:rPr>
        <w:t>Lấy dữ liệu trực tiếp từ provider.</w:t>
      </w:r>
    </w:p>
    <w:p w14:paraId="31BF6C04" w14:textId="2AF955DE" w:rsidR="00EB4803" w:rsidRPr="00E57C92" w:rsidRDefault="00EB4803" w:rsidP="00EB4803">
      <w:pPr>
        <w:pStyle w:val="ListParagraph"/>
        <w:numPr>
          <w:ilvl w:val="0"/>
          <w:numId w:val="42"/>
        </w:numPr>
        <w:rPr>
          <w:rFonts w:cs="Times New Roman"/>
          <w:color w:val="000000" w:themeColor="text1"/>
          <w:sz w:val="26"/>
          <w:szCs w:val="26"/>
        </w:rPr>
      </w:pPr>
      <w:r w:rsidRPr="00E57C92">
        <w:rPr>
          <w:rFonts w:cs="Times New Roman"/>
          <w:color w:val="000000" w:themeColor="text1"/>
          <w:sz w:val="26"/>
          <w:szCs w:val="26"/>
        </w:rPr>
        <w:t>Có 2 chế độ:</w:t>
      </w:r>
    </w:p>
    <w:p w14:paraId="179FAA80" w14:textId="77777777" w:rsidR="00EB4803" w:rsidRPr="00E57C92" w:rsidRDefault="00EB4803" w:rsidP="006B4287">
      <w:pPr>
        <w:pStyle w:val="ListParagraph"/>
        <w:numPr>
          <w:ilvl w:val="1"/>
          <w:numId w:val="42"/>
        </w:numPr>
        <w:rPr>
          <w:rFonts w:cs="Times New Roman"/>
          <w:color w:val="000000" w:themeColor="text1"/>
          <w:sz w:val="26"/>
          <w:szCs w:val="26"/>
        </w:rPr>
      </w:pPr>
      <w:r w:rsidRPr="00E57C92">
        <w:rPr>
          <w:rFonts w:cs="Times New Roman"/>
          <w:color w:val="000000" w:themeColor="text1"/>
          <w:sz w:val="26"/>
          <w:szCs w:val="26"/>
        </w:rPr>
        <w:t>listen: true → tự rebuild (giống Consumer)</w:t>
      </w:r>
    </w:p>
    <w:p w14:paraId="6664E2C1" w14:textId="0EB81D06" w:rsidR="00EB4803" w:rsidRPr="00E57C92" w:rsidRDefault="00EB4803" w:rsidP="0088573B">
      <w:pPr>
        <w:pStyle w:val="ListParagraph"/>
        <w:numPr>
          <w:ilvl w:val="1"/>
          <w:numId w:val="42"/>
        </w:numPr>
        <w:rPr>
          <w:rFonts w:cs="Times New Roman"/>
          <w:color w:val="000000" w:themeColor="text1"/>
          <w:sz w:val="26"/>
          <w:szCs w:val="26"/>
        </w:rPr>
      </w:pPr>
      <w:r w:rsidRPr="00E57C92">
        <w:rPr>
          <w:rFonts w:cs="Times New Roman"/>
          <w:color w:val="000000" w:themeColor="text1"/>
          <w:sz w:val="26"/>
          <w:szCs w:val="26"/>
        </w:rPr>
        <w:t>listen: false → không rebuild (truy cập 1 lần)</w:t>
      </w:r>
    </w:p>
    <w:p w14:paraId="6F363A3A" w14:textId="77777777" w:rsidR="00A868F7" w:rsidRPr="002F2FAA" w:rsidRDefault="00A868F7" w:rsidP="002F2FAA">
      <w:pPr>
        <w:pStyle w:val="Heading2"/>
        <w:rPr>
          <w:rFonts w:ascii="Times New Roman" w:hAnsi="Times New Roman" w:cs="Times New Roman"/>
          <w:b/>
          <w:bCs/>
          <w:color w:val="000000" w:themeColor="text1"/>
        </w:rPr>
      </w:pPr>
      <w:bookmarkStart w:id="13" w:name="_Toc213408542"/>
      <w:r w:rsidRPr="002F2FAA">
        <w:rPr>
          <w:rFonts w:ascii="Times New Roman" w:hAnsi="Times New Roman" w:cs="Times New Roman"/>
          <w:b/>
          <w:bCs/>
          <w:color w:val="000000" w:themeColor="text1"/>
        </w:rPr>
        <w:t>2.3. Multiple Providers &amp; Provider Composition</w:t>
      </w:r>
      <w:bookmarkEnd w:id="13"/>
    </w:p>
    <w:p w14:paraId="14DBCE61" w14:textId="3E3E6930" w:rsidR="00A868F7" w:rsidRDefault="00A868F7" w:rsidP="00A868F7">
      <w:pPr>
        <w:pStyle w:val="Heading3"/>
        <w:rPr>
          <w:rFonts w:ascii="Times New Roman" w:hAnsi="Times New Roman" w:cs="Times New Roman"/>
          <w:b/>
          <w:bCs/>
          <w:color w:val="000000" w:themeColor="text1"/>
        </w:rPr>
      </w:pPr>
      <w:bookmarkStart w:id="14" w:name="_Toc213408543"/>
      <w:r w:rsidRPr="007E18AA">
        <w:rPr>
          <w:rFonts w:ascii="Times New Roman" w:hAnsi="Times New Roman" w:cs="Times New Roman"/>
          <w:b/>
          <w:bCs/>
          <w:color w:val="000000" w:themeColor="text1"/>
        </w:rPr>
        <w:t>2.</w:t>
      </w:r>
      <w:r w:rsidR="00F55B01">
        <w:rPr>
          <w:rFonts w:ascii="Times New Roman" w:hAnsi="Times New Roman" w:cs="Times New Roman"/>
          <w:b/>
          <w:bCs/>
          <w:color w:val="000000" w:themeColor="text1"/>
        </w:rPr>
        <w:t>3</w:t>
      </w:r>
      <w:r w:rsidRPr="007E18AA">
        <w:rPr>
          <w:rFonts w:ascii="Times New Roman" w:hAnsi="Times New Roman" w:cs="Times New Roman"/>
          <w:b/>
          <w:bCs/>
          <w:color w:val="000000" w:themeColor="text1"/>
        </w:rPr>
        <w:t xml:space="preserve">.1. </w:t>
      </w:r>
      <w:r w:rsidRPr="00A868F7">
        <w:rPr>
          <w:rFonts w:ascii="Times New Roman" w:hAnsi="Times New Roman" w:cs="Times New Roman"/>
          <w:b/>
          <w:bCs/>
          <w:color w:val="000000" w:themeColor="text1"/>
        </w:rPr>
        <w:t>MultiProvider</w:t>
      </w:r>
      <w:bookmarkEnd w:id="14"/>
    </w:p>
    <w:p w14:paraId="75AE7E1A" w14:textId="77777777" w:rsidR="00AD2392" w:rsidRPr="00105754" w:rsidRDefault="00AD2392" w:rsidP="00AD2392">
      <w:pPr>
        <w:rPr>
          <w:sz w:val="26"/>
          <w:szCs w:val="26"/>
        </w:rPr>
      </w:pPr>
      <w:r w:rsidRPr="00105754">
        <w:rPr>
          <w:sz w:val="26"/>
          <w:szCs w:val="26"/>
        </w:rPr>
        <w:t>Khi ứng dụng lớn, ta cần nhiều Provider cho nhiều loại state:</w:t>
      </w:r>
    </w:p>
    <w:p w14:paraId="4228A1E8" w14:textId="77777777" w:rsidR="00AD2392" w:rsidRPr="00105754" w:rsidRDefault="00AD2392" w:rsidP="00AD2392">
      <w:pPr>
        <w:numPr>
          <w:ilvl w:val="0"/>
          <w:numId w:val="43"/>
        </w:numPr>
        <w:rPr>
          <w:sz w:val="26"/>
          <w:szCs w:val="26"/>
        </w:rPr>
      </w:pPr>
      <w:r w:rsidRPr="00105754">
        <w:rPr>
          <w:sz w:val="26"/>
          <w:szCs w:val="26"/>
        </w:rPr>
        <w:t>ThemeProvider</w:t>
      </w:r>
    </w:p>
    <w:p w14:paraId="2BD821DE" w14:textId="77777777" w:rsidR="00AD2392" w:rsidRPr="00105754" w:rsidRDefault="00AD2392" w:rsidP="00AD2392">
      <w:pPr>
        <w:numPr>
          <w:ilvl w:val="0"/>
          <w:numId w:val="43"/>
        </w:numPr>
        <w:rPr>
          <w:sz w:val="26"/>
          <w:szCs w:val="26"/>
        </w:rPr>
      </w:pPr>
      <w:r w:rsidRPr="00105754">
        <w:rPr>
          <w:sz w:val="26"/>
          <w:szCs w:val="26"/>
        </w:rPr>
        <w:t>CartProvider</w:t>
      </w:r>
    </w:p>
    <w:p w14:paraId="1D97FA4C" w14:textId="77777777" w:rsidR="00AD2392" w:rsidRPr="00105754" w:rsidRDefault="00AD2392" w:rsidP="00AD2392">
      <w:pPr>
        <w:numPr>
          <w:ilvl w:val="0"/>
          <w:numId w:val="43"/>
        </w:numPr>
        <w:rPr>
          <w:sz w:val="26"/>
          <w:szCs w:val="26"/>
        </w:rPr>
      </w:pPr>
      <w:r w:rsidRPr="00105754">
        <w:rPr>
          <w:sz w:val="26"/>
          <w:szCs w:val="26"/>
        </w:rPr>
        <w:t>ProductProvider</w:t>
      </w:r>
    </w:p>
    <w:p w14:paraId="6A69F55F" w14:textId="77777777" w:rsidR="00AD2392" w:rsidRPr="00105754" w:rsidRDefault="00AD2392" w:rsidP="00AD2392">
      <w:pPr>
        <w:numPr>
          <w:ilvl w:val="0"/>
          <w:numId w:val="43"/>
        </w:numPr>
        <w:rPr>
          <w:sz w:val="26"/>
          <w:szCs w:val="26"/>
        </w:rPr>
      </w:pPr>
      <w:r w:rsidRPr="00105754">
        <w:rPr>
          <w:sz w:val="26"/>
          <w:szCs w:val="26"/>
        </w:rPr>
        <w:t>AuthProvider</w:t>
      </w:r>
    </w:p>
    <w:p w14:paraId="7DF72D73" w14:textId="77777777" w:rsidR="00AD2392" w:rsidRPr="00105754" w:rsidRDefault="00AD2392" w:rsidP="00AD2392">
      <w:pPr>
        <w:numPr>
          <w:ilvl w:val="0"/>
          <w:numId w:val="43"/>
        </w:numPr>
        <w:rPr>
          <w:sz w:val="26"/>
          <w:szCs w:val="26"/>
        </w:rPr>
      </w:pPr>
      <w:r w:rsidRPr="00105754">
        <w:rPr>
          <w:sz w:val="26"/>
          <w:szCs w:val="26"/>
        </w:rPr>
        <w:t>…</w:t>
      </w:r>
    </w:p>
    <w:p w14:paraId="0E97A338" w14:textId="77777777" w:rsidR="00AD2392" w:rsidRPr="00105754" w:rsidRDefault="00AD2392" w:rsidP="00AD2392">
      <w:pPr>
        <w:rPr>
          <w:sz w:val="26"/>
          <w:szCs w:val="26"/>
        </w:rPr>
      </w:pPr>
      <w:r w:rsidRPr="00105754">
        <w:rPr>
          <w:sz w:val="26"/>
          <w:szCs w:val="26"/>
        </w:rPr>
        <w:t>Sử dụng quá nhiều ChangeNotifierProvider lồng nhau sẽ gây rối mã.</w:t>
      </w:r>
    </w:p>
    <w:p w14:paraId="7484B37E" w14:textId="030B6E03" w:rsidR="00A868F7" w:rsidRPr="00105754" w:rsidRDefault="00AD2392" w:rsidP="00A868F7">
      <w:pPr>
        <w:rPr>
          <w:sz w:val="26"/>
          <w:szCs w:val="26"/>
        </w:rPr>
      </w:pPr>
      <w:r w:rsidRPr="00105754">
        <w:rPr>
          <w:sz w:val="26"/>
          <w:szCs w:val="26"/>
        </w:rPr>
        <w:t>MultiProvider giải quyết vấn đề này bằng cách gộp nhiều providers lại:</w:t>
      </w:r>
    </w:p>
    <w:p w14:paraId="3835BF03" w14:textId="0184B73E" w:rsidR="00A868F7" w:rsidRDefault="00AD2392" w:rsidP="00AD2392">
      <w:pPr>
        <w:jc w:val="center"/>
      </w:pPr>
      <w:r w:rsidRPr="00AD2392">
        <w:rPr>
          <w:noProof/>
        </w:rPr>
        <w:lastRenderedPageBreak/>
        <w:drawing>
          <wp:inline distT="0" distB="0" distL="0" distR="0" wp14:anchorId="5B7681C4" wp14:editId="3F82ED9D">
            <wp:extent cx="4673600" cy="1816100"/>
            <wp:effectExtent l="0" t="0" r="0" b="0"/>
            <wp:docPr id="17666438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43837" name="Picture 1" descr="A screenshot of a computer program&#10;&#10;AI-generated content may be incorrect."/>
                    <pic:cNvPicPr/>
                  </pic:nvPicPr>
                  <pic:blipFill rotWithShape="1">
                    <a:blip r:embed="rId10"/>
                    <a:srcRect l="11010" t="21455" r="10316" b="20106"/>
                    <a:stretch>
                      <a:fillRect/>
                    </a:stretch>
                  </pic:blipFill>
                  <pic:spPr bwMode="auto">
                    <a:xfrm>
                      <a:off x="0" y="0"/>
                      <a:ext cx="4673600" cy="1816100"/>
                    </a:xfrm>
                    <a:prstGeom prst="rect">
                      <a:avLst/>
                    </a:prstGeom>
                    <a:ln>
                      <a:noFill/>
                    </a:ln>
                    <a:extLst>
                      <a:ext uri="{53640926-AAD7-44D8-BBD7-CCE9431645EC}">
                        <a14:shadowObscured xmlns:a14="http://schemas.microsoft.com/office/drawing/2010/main"/>
                      </a:ext>
                    </a:extLst>
                  </pic:spPr>
                </pic:pic>
              </a:graphicData>
            </a:graphic>
          </wp:inline>
        </w:drawing>
      </w:r>
    </w:p>
    <w:p w14:paraId="378CD67F" w14:textId="2F4553AF" w:rsidR="00AD2392" w:rsidRDefault="00AD2392" w:rsidP="00AD2392">
      <w:pPr>
        <w:jc w:val="center"/>
        <w:rPr>
          <w:i/>
          <w:iCs/>
          <w:sz w:val="26"/>
          <w:szCs w:val="26"/>
        </w:rPr>
      </w:pPr>
      <w:r w:rsidRPr="00AD2392">
        <w:rPr>
          <w:i/>
          <w:iCs/>
          <w:sz w:val="26"/>
          <w:szCs w:val="26"/>
        </w:rPr>
        <w:t>Hình 1. Sử dụng MultiProvider</w:t>
      </w:r>
    </w:p>
    <w:p w14:paraId="2D56C38E" w14:textId="105F5E01" w:rsidR="00F02AF2" w:rsidRDefault="00F02AF2" w:rsidP="00F02AF2">
      <w:pPr>
        <w:pStyle w:val="Heading3"/>
        <w:rPr>
          <w:rFonts w:ascii="Times New Roman" w:hAnsi="Times New Roman" w:cs="Times New Roman"/>
          <w:b/>
          <w:bCs/>
          <w:color w:val="000000" w:themeColor="text1"/>
        </w:rPr>
      </w:pPr>
      <w:bookmarkStart w:id="15" w:name="_Toc213408544"/>
      <w:r w:rsidRPr="007E18AA">
        <w:rPr>
          <w:rFonts w:ascii="Times New Roman" w:hAnsi="Times New Roman" w:cs="Times New Roman"/>
          <w:b/>
          <w:bCs/>
          <w:color w:val="000000" w:themeColor="text1"/>
        </w:rPr>
        <w:t>2.</w:t>
      </w:r>
      <w:r w:rsidR="00583A3E">
        <w:rPr>
          <w:rFonts w:ascii="Times New Roman" w:hAnsi="Times New Roman" w:cs="Times New Roman"/>
          <w:b/>
          <w:bCs/>
          <w:color w:val="000000" w:themeColor="text1"/>
        </w:rPr>
        <w:t>3</w:t>
      </w:r>
      <w:r w:rsidRPr="007E18AA">
        <w:rPr>
          <w:rFonts w:ascii="Times New Roman" w:hAnsi="Times New Roman" w:cs="Times New Roman"/>
          <w:b/>
          <w:bCs/>
          <w:color w:val="000000" w:themeColor="text1"/>
        </w:rPr>
        <w:t>.</w:t>
      </w:r>
      <w:r w:rsidR="00834225">
        <w:rPr>
          <w:rFonts w:ascii="Times New Roman" w:hAnsi="Times New Roman" w:cs="Times New Roman"/>
          <w:b/>
          <w:bCs/>
          <w:color w:val="000000" w:themeColor="text1"/>
        </w:rPr>
        <w:t>2</w:t>
      </w:r>
      <w:r w:rsidRPr="007E18AA">
        <w:rPr>
          <w:rFonts w:ascii="Times New Roman" w:hAnsi="Times New Roman" w:cs="Times New Roman"/>
          <w:b/>
          <w:bCs/>
          <w:color w:val="000000" w:themeColor="text1"/>
        </w:rPr>
        <w:t xml:space="preserve">. </w:t>
      </w:r>
      <w:r w:rsidR="009023C1">
        <w:rPr>
          <w:rFonts w:ascii="Times New Roman" w:hAnsi="Times New Roman" w:cs="Times New Roman"/>
          <w:b/>
          <w:bCs/>
          <w:color w:val="000000" w:themeColor="text1"/>
        </w:rPr>
        <w:t xml:space="preserve">Provider </w:t>
      </w:r>
      <w:r w:rsidR="009023C1" w:rsidRPr="009023C1">
        <w:rPr>
          <w:rFonts w:ascii="Times New Roman" w:hAnsi="Times New Roman" w:cs="Times New Roman"/>
          <w:b/>
          <w:bCs/>
          <w:color w:val="000000" w:themeColor="text1"/>
        </w:rPr>
        <w:t>composition</w:t>
      </w:r>
      <w:bookmarkEnd w:id="15"/>
    </w:p>
    <w:p w14:paraId="64980E98" w14:textId="77777777" w:rsidR="00F02AF2" w:rsidRPr="00105754" w:rsidRDefault="00F02AF2" w:rsidP="00F02AF2">
      <w:pPr>
        <w:rPr>
          <w:sz w:val="26"/>
          <w:szCs w:val="26"/>
        </w:rPr>
      </w:pPr>
      <w:r w:rsidRPr="00105754">
        <w:rPr>
          <w:sz w:val="26"/>
          <w:szCs w:val="26"/>
        </w:rPr>
        <w:t>Provider cho phép “xây chồng” logic bằng cách:</w:t>
      </w:r>
    </w:p>
    <w:p w14:paraId="3874C91E" w14:textId="77777777" w:rsidR="00F02AF2" w:rsidRPr="00105754" w:rsidRDefault="00F02AF2" w:rsidP="00F02AF2">
      <w:pPr>
        <w:numPr>
          <w:ilvl w:val="0"/>
          <w:numId w:val="44"/>
        </w:numPr>
        <w:rPr>
          <w:sz w:val="26"/>
          <w:szCs w:val="26"/>
        </w:rPr>
      </w:pPr>
      <w:r w:rsidRPr="00105754">
        <w:rPr>
          <w:sz w:val="26"/>
          <w:szCs w:val="26"/>
        </w:rPr>
        <w:t>Provider A phụ thuộc Provider B</w:t>
      </w:r>
    </w:p>
    <w:p w14:paraId="73544CF3" w14:textId="77777777" w:rsidR="00F02AF2" w:rsidRPr="00105754" w:rsidRDefault="00F02AF2" w:rsidP="00F02AF2">
      <w:pPr>
        <w:numPr>
          <w:ilvl w:val="0"/>
          <w:numId w:val="44"/>
        </w:numPr>
        <w:rPr>
          <w:sz w:val="26"/>
          <w:szCs w:val="26"/>
        </w:rPr>
      </w:pPr>
      <w:r w:rsidRPr="00105754">
        <w:rPr>
          <w:sz w:val="26"/>
          <w:szCs w:val="26"/>
        </w:rPr>
        <w:t>Provider B cập nhật → Provider A cũng có thể cập nhật theo</w:t>
      </w:r>
    </w:p>
    <w:p w14:paraId="04190A4E" w14:textId="77777777" w:rsidR="00F02AF2" w:rsidRPr="00105754" w:rsidRDefault="00F02AF2" w:rsidP="00F02AF2">
      <w:pPr>
        <w:rPr>
          <w:sz w:val="26"/>
          <w:szCs w:val="26"/>
        </w:rPr>
      </w:pPr>
      <w:r w:rsidRPr="00105754">
        <w:rPr>
          <w:sz w:val="26"/>
          <w:szCs w:val="26"/>
        </w:rPr>
        <w:t>Ví dụ ProductProvider có thể phụ thuộc vào CategoryProvider để lọc sản phẩm theo danh mục.</w:t>
      </w:r>
    </w:p>
    <w:p w14:paraId="5F2E5B75" w14:textId="47E667E5" w:rsidR="00F02AF2" w:rsidRPr="00105754" w:rsidRDefault="00F02AF2" w:rsidP="00F02AF2">
      <w:pPr>
        <w:rPr>
          <w:sz w:val="26"/>
          <w:szCs w:val="26"/>
        </w:rPr>
      </w:pPr>
      <w:r w:rsidRPr="00105754">
        <w:rPr>
          <w:sz w:val="26"/>
          <w:szCs w:val="26"/>
        </w:rPr>
        <w:t>Điều này giúp modular hóa logic, tăng tính tái sử dụng và mở rộng.</w:t>
      </w:r>
    </w:p>
    <w:p w14:paraId="30749832" w14:textId="7B9D7567" w:rsidR="006048B9" w:rsidRPr="007E18AA" w:rsidRDefault="007C2845" w:rsidP="007C2845">
      <w:pPr>
        <w:pStyle w:val="Heading1"/>
        <w:rPr>
          <w:rFonts w:ascii="Times New Roman" w:hAnsi="Times New Roman" w:cs="Times New Roman"/>
          <w:b/>
          <w:bCs/>
          <w:color w:val="000000" w:themeColor="text1"/>
        </w:rPr>
      </w:pPr>
      <w:bookmarkStart w:id="16" w:name="_Toc213408545"/>
      <w:r w:rsidRPr="007E18AA">
        <w:rPr>
          <w:rFonts w:ascii="Times New Roman" w:hAnsi="Times New Roman" w:cs="Times New Roman"/>
          <w:b/>
          <w:bCs/>
          <w:color w:val="000000" w:themeColor="text1"/>
        </w:rPr>
        <w:t>III</w:t>
      </w:r>
      <w:r w:rsidR="006048B9" w:rsidRPr="007E18AA">
        <w:rPr>
          <w:rFonts w:ascii="Times New Roman" w:hAnsi="Times New Roman" w:cs="Times New Roman"/>
          <w:b/>
          <w:bCs/>
          <w:color w:val="000000" w:themeColor="text1"/>
        </w:rPr>
        <w:t>. Ứng dụng thử nghiệm</w:t>
      </w:r>
      <w:bookmarkEnd w:id="16"/>
    </w:p>
    <w:p w14:paraId="03FF88F7" w14:textId="3EAF5387" w:rsidR="006048B9" w:rsidRDefault="006048B9" w:rsidP="007C2845">
      <w:pPr>
        <w:pStyle w:val="Heading2"/>
        <w:rPr>
          <w:rFonts w:ascii="Times New Roman" w:hAnsi="Times New Roman" w:cs="Times New Roman"/>
          <w:b/>
          <w:bCs/>
          <w:color w:val="000000" w:themeColor="text1"/>
        </w:rPr>
      </w:pPr>
      <w:bookmarkStart w:id="17" w:name="_Toc213408546"/>
      <w:r w:rsidRPr="007E18AA">
        <w:rPr>
          <w:rFonts w:ascii="Times New Roman" w:hAnsi="Times New Roman" w:cs="Times New Roman"/>
          <w:b/>
          <w:bCs/>
          <w:color w:val="000000" w:themeColor="text1"/>
        </w:rPr>
        <w:t xml:space="preserve">3.1. </w:t>
      </w:r>
      <w:r w:rsidR="002807C7" w:rsidRPr="002807C7">
        <w:rPr>
          <w:rFonts w:ascii="Times New Roman" w:hAnsi="Times New Roman" w:cs="Times New Roman"/>
          <w:b/>
          <w:bCs/>
          <w:color w:val="000000" w:themeColor="text1"/>
        </w:rPr>
        <w:t>Thiết kế ứng dụng (</w:t>
      </w:r>
      <w:r w:rsidR="00223F27">
        <w:rPr>
          <w:rFonts w:ascii="Times New Roman" w:hAnsi="Times New Roman" w:cs="Times New Roman"/>
          <w:b/>
          <w:bCs/>
          <w:color w:val="000000" w:themeColor="text1"/>
        </w:rPr>
        <w:t xml:space="preserve">Ứng dụng </w:t>
      </w:r>
      <w:r w:rsidR="006D2EAF">
        <w:rPr>
          <w:rFonts w:ascii="Times New Roman" w:hAnsi="Times New Roman" w:cs="Times New Roman"/>
          <w:b/>
          <w:bCs/>
          <w:color w:val="000000" w:themeColor="text1"/>
        </w:rPr>
        <w:t>mua hàng</w:t>
      </w:r>
      <w:r w:rsidR="002807C7" w:rsidRPr="002807C7">
        <w:rPr>
          <w:rFonts w:ascii="Times New Roman" w:hAnsi="Times New Roman" w:cs="Times New Roman"/>
          <w:b/>
          <w:bCs/>
          <w:color w:val="000000" w:themeColor="text1"/>
        </w:rPr>
        <w:t>)</w:t>
      </w:r>
      <w:bookmarkEnd w:id="17"/>
    </w:p>
    <w:p w14:paraId="4E8185FD" w14:textId="77777777" w:rsidR="00A3773B" w:rsidRPr="00FF5597" w:rsidRDefault="00A3773B" w:rsidP="00A3773B">
      <w:pPr>
        <w:rPr>
          <w:sz w:val="26"/>
          <w:szCs w:val="26"/>
        </w:rPr>
      </w:pPr>
      <w:r w:rsidRPr="00FF5597">
        <w:rPr>
          <w:sz w:val="26"/>
          <w:szCs w:val="26"/>
        </w:rPr>
        <w:t>Ứng dụng thử nghiệm được xây dựng bằng Flutter, mô phỏng hệ thống quản lý giỏ hàng với các model chính:</w:t>
      </w:r>
    </w:p>
    <w:p w14:paraId="74F040A3" w14:textId="33FF964D" w:rsidR="00B01706" w:rsidRPr="00FF5597" w:rsidRDefault="00A3773B" w:rsidP="00510101">
      <w:pPr>
        <w:pStyle w:val="ListParagraph"/>
        <w:numPr>
          <w:ilvl w:val="0"/>
          <w:numId w:val="46"/>
        </w:numPr>
        <w:rPr>
          <w:sz w:val="26"/>
          <w:szCs w:val="26"/>
        </w:rPr>
      </w:pPr>
      <w:r w:rsidRPr="00FF5597">
        <w:rPr>
          <w:sz w:val="26"/>
          <w:szCs w:val="26"/>
        </w:rPr>
        <w:t>Product: Chứa thông tin sản phẩm</w:t>
      </w:r>
    </w:p>
    <w:p w14:paraId="7A05E965" w14:textId="3888DD17" w:rsidR="00F56B54" w:rsidRPr="00FF5597" w:rsidRDefault="00F56B54" w:rsidP="00C639C4">
      <w:pPr>
        <w:ind w:left="360"/>
        <w:jc w:val="center"/>
        <w:rPr>
          <w:color w:val="000000" w:themeColor="text1"/>
          <w:sz w:val="26"/>
          <w:szCs w:val="26"/>
          <w:lang w:val="vi-VN"/>
        </w:rPr>
      </w:pPr>
      <w:r w:rsidRPr="00FF5597">
        <w:rPr>
          <w:noProof/>
          <w:color w:val="000000" w:themeColor="text1"/>
          <w:sz w:val="26"/>
          <w:szCs w:val="26"/>
        </w:rPr>
        <w:drawing>
          <wp:inline distT="0" distB="0" distL="0" distR="0" wp14:anchorId="5EB3AB50" wp14:editId="6AAFB77B">
            <wp:extent cx="2168280" cy="2762250"/>
            <wp:effectExtent l="0" t="0" r="3810" b="0"/>
            <wp:docPr id="198740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00931" name="Picture 1"/>
                    <pic:cNvPicPr/>
                  </pic:nvPicPr>
                  <pic:blipFill rotWithShape="1">
                    <a:blip r:embed="rId11" cstate="print">
                      <a:extLst>
                        <a:ext uri="{28A0092B-C50C-407E-A947-70E740481C1C}">
                          <a14:useLocalDpi xmlns:a14="http://schemas.microsoft.com/office/drawing/2010/main" val="0"/>
                        </a:ext>
                      </a:extLst>
                    </a:blip>
                    <a:srcRect t="12764" b="28439"/>
                    <a:stretch>
                      <a:fillRect/>
                    </a:stretch>
                  </pic:blipFill>
                  <pic:spPr bwMode="auto">
                    <a:xfrm>
                      <a:off x="0" y="0"/>
                      <a:ext cx="2169694" cy="2764052"/>
                    </a:xfrm>
                    <a:prstGeom prst="rect">
                      <a:avLst/>
                    </a:prstGeom>
                    <a:ln>
                      <a:noFill/>
                    </a:ln>
                    <a:extLst>
                      <a:ext uri="{53640926-AAD7-44D8-BBD7-CCE9431645EC}">
                        <a14:shadowObscured xmlns:a14="http://schemas.microsoft.com/office/drawing/2010/main"/>
                      </a:ext>
                    </a:extLst>
                  </pic:spPr>
                </pic:pic>
              </a:graphicData>
            </a:graphic>
          </wp:inline>
        </w:drawing>
      </w:r>
    </w:p>
    <w:p w14:paraId="450D0CC5" w14:textId="2AA55640" w:rsidR="00A44541" w:rsidRPr="00FF5597" w:rsidRDefault="00A44541" w:rsidP="00C639C4">
      <w:pPr>
        <w:ind w:left="360"/>
        <w:jc w:val="center"/>
        <w:rPr>
          <w:i/>
          <w:iCs/>
          <w:color w:val="000000" w:themeColor="text1"/>
          <w:sz w:val="26"/>
          <w:szCs w:val="26"/>
          <w:lang w:val="vi-VN"/>
        </w:rPr>
      </w:pPr>
      <w:r w:rsidRPr="00FF5597">
        <w:rPr>
          <w:i/>
          <w:iCs/>
          <w:color w:val="000000" w:themeColor="text1"/>
          <w:sz w:val="26"/>
          <w:szCs w:val="26"/>
          <w:lang w:val="vi-VN"/>
        </w:rPr>
        <w:t xml:space="preserve">Hình </w:t>
      </w:r>
      <w:r w:rsidR="00A3773B" w:rsidRPr="00FF5597">
        <w:rPr>
          <w:i/>
          <w:iCs/>
          <w:color w:val="000000" w:themeColor="text1"/>
          <w:sz w:val="26"/>
          <w:szCs w:val="26"/>
        </w:rPr>
        <w:t xml:space="preserve">2. </w:t>
      </w:r>
      <w:r w:rsidR="008705BA" w:rsidRPr="00FF5597">
        <w:rPr>
          <w:i/>
          <w:iCs/>
          <w:color w:val="000000" w:themeColor="text1"/>
          <w:sz w:val="26"/>
          <w:szCs w:val="26"/>
        </w:rPr>
        <w:t>Danh sách sản phẩm</w:t>
      </w:r>
    </w:p>
    <w:p w14:paraId="7C39B589" w14:textId="5A140088" w:rsidR="00510101" w:rsidRPr="00FF5597" w:rsidRDefault="00510101" w:rsidP="00510101">
      <w:pPr>
        <w:pStyle w:val="ListParagraph"/>
        <w:numPr>
          <w:ilvl w:val="0"/>
          <w:numId w:val="46"/>
        </w:numPr>
        <w:rPr>
          <w:color w:val="000000" w:themeColor="text1"/>
          <w:sz w:val="26"/>
          <w:szCs w:val="26"/>
        </w:rPr>
      </w:pPr>
      <w:r w:rsidRPr="00FF5597">
        <w:rPr>
          <w:color w:val="000000" w:themeColor="text1"/>
          <w:sz w:val="26"/>
          <w:szCs w:val="26"/>
        </w:rPr>
        <w:lastRenderedPageBreak/>
        <w:t>CartItem: Chứa thông tin giỏ hàng</w:t>
      </w:r>
    </w:p>
    <w:p w14:paraId="1DD63B97" w14:textId="77777777" w:rsidR="00510101" w:rsidRPr="00FF5597" w:rsidRDefault="00510101" w:rsidP="00F56B54">
      <w:pPr>
        <w:rPr>
          <w:color w:val="000000" w:themeColor="text1"/>
          <w:sz w:val="26"/>
          <w:szCs w:val="26"/>
        </w:rPr>
      </w:pPr>
    </w:p>
    <w:p w14:paraId="25C2FB01" w14:textId="55447A6B" w:rsidR="00F56B54" w:rsidRPr="00FF5597" w:rsidRDefault="00676D14" w:rsidP="00E57EA5">
      <w:pPr>
        <w:jc w:val="center"/>
        <w:rPr>
          <w:b/>
          <w:color w:val="000000" w:themeColor="text1"/>
          <w:sz w:val="26"/>
          <w:szCs w:val="26"/>
        </w:rPr>
      </w:pPr>
      <w:r w:rsidRPr="00FF5597">
        <w:rPr>
          <w:b/>
          <w:noProof/>
          <w:color w:val="000000" w:themeColor="text1"/>
          <w:sz w:val="26"/>
          <w:szCs w:val="26"/>
        </w:rPr>
        <w:drawing>
          <wp:inline distT="0" distB="0" distL="0" distR="0" wp14:anchorId="3F193563" wp14:editId="4051BE84">
            <wp:extent cx="2414156" cy="4989830"/>
            <wp:effectExtent l="0" t="0" r="5715" b="1270"/>
            <wp:docPr id="108983075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30755" name="Picture 1" descr="A screenshot of a phone&#10;&#10;AI-generated content may be incorrect."/>
                    <pic:cNvPicPr/>
                  </pic:nvPicPr>
                  <pic:blipFill rotWithShape="1">
                    <a:blip r:embed="rId12"/>
                    <a:srcRect t="4598"/>
                    <a:stretch>
                      <a:fillRect/>
                    </a:stretch>
                  </pic:blipFill>
                  <pic:spPr bwMode="auto">
                    <a:xfrm>
                      <a:off x="0" y="0"/>
                      <a:ext cx="2416962" cy="4995629"/>
                    </a:xfrm>
                    <a:prstGeom prst="rect">
                      <a:avLst/>
                    </a:prstGeom>
                    <a:ln>
                      <a:noFill/>
                    </a:ln>
                    <a:extLst>
                      <a:ext uri="{53640926-AAD7-44D8-BBD7-CCE9431645EC}">
                        <a14:shadowObscured xmlns:a14="http://schemas.microsoft.com/office/drawing/2010/main"/>
                      </a:ext>
                    </a:extLst>
                  </pic:spPr>
                </pic:pic>
              </a:graphicData>
            </a:graphic>
          </wp:inline>
        </w:drawing>
      </w:r>
    </w:p>
    <w:p w14:paraId="04552A30" w14:textId="2F671B45" w:rsidR="00C71735" w:rsidRPr="00FF5597" w:rsidRDefault="00C71735" w:rsidP="00E57EA5">
      <w:pPr>
        <w:jc w:val="center"/>
        <w:rPr>
          <w:bCs/>
          <w:i/>
          <w:iCs/>
          <w:color w:val="000000" w:themeColor="text1"/>
          <w:sz w:val="26"/>
          <w:szCs w:val="26"/>
        </w:rPr>
      </w:pPr>
      <w:r w:rsidRPr="00FF5597">
        <w:rPr>
          <w:bCs/>
          <w:i/>
          <w:iCs/>
          <w:color w:val="000000" w:themeColor="text1"/>
          <w:sz w:val="26"/>
          <w:szCs w:val="26"/>
          <w:lang w:val="vi-VN"/>
        </w:rPr>
        <w:t xml:space="preserve">Hình </w:t>
      </w:r>
      <w:r w:rsidR="00510101" w:rsidRPr="00FF5597">
        <w:rPr>
          <w:bCs/>
          <w:i/>
          <w:iCs/>
          <w:color w:val="000000" w:themeColor="text1"/>
          <w:sz w:val="26"/>
          <w:szCs w:val="26"/>
        </w:rPr>
        <w:t xml:space="preserve">3. </w:t>
      </w:r>
      <w:r w:rsidR="00960FD0" w:rsidRPr="00FF5597">
        <w:rPr>
          <w:bCs/>
          <w:i/>
          <w:iCs/>
          <w:color w:val="000000" w:themeColor="text1"/>
          <w:sz w:val="26"/>
          <w:szCs w:val="26"/>
        </w:rPr>
        <w:t>Giỏ hàng</w:t>
      </w:r>
    </w:p>
    <w:p w14:paraId="38ACECA9" w14:textId="77777777" w:rsidR="00F56B54" w:rsidRPr="00FF5597" w:rsidRDefault="00F56B54" w:rsidP="006048B9">
      <w:pPr>
        <w:rPr>
          <w:b/>
          <w:color w:val="000000" w:themeColor="text1"/>
          <w:sz w:val="26"/>
          <w:szCs w:val="26"/>
        </w:rPr>
      </w:pPr>
    </w:p>
    <w:p w14:paraId="741B065D" w14:textId="59614AB5" w:rsidR="00BE3037" w:rsidRPr="00FF5597" w:rsidRDefault="00BE3037" w:rsidP="00BE3037">
      <w:pPr>
        <w:pStyle w:val="ListParagraph"/>
        <w:numPr>
          <w:ilvl w:val="0"/>
          <w:numId w:val="46"/>
        </w:numPr>
        <w:rPr>
          <w:bCs/>
          <w:color w:val="000000" w:themeColor="text1"/>
          <w:sz w:val="26"/>
          <w:szCs w:val="26"/>
        </w:rPr>
      </w:pPr>
      <w:r w:rsidRPr="00FF5597">
        <w:rPr>
          <w:bCs/>
          <w:color w:val="000000" w:themeColor="text1"/>
          <w:sz w:val="26"/>
          <w:szCs w:val="26"/>
        </w:rPr>
        <w:t>Danh mục yêu thích</w:t>
      </w:r>
    </w:p>
    <w:p w14:paraId="0E789EAC" w14:textId="77777777" w:rsidR="004A541B" w:rsidRPr="00FF5597" w:rsidRDefault="004A541B" w:rsidP="004A541B">
      <w:pPr>
        <w:jc w:val="center"/>
        <w:rPr>
          <w:bCs/>
          <w:color w:val="000000" w:themeColor="text1"/>
          <w:sz w:val="26"/>
          <w:szCs w:val="26"/>
        </w:rPr>
      </w:pPr>
    </w:p>
    <w:p w14:paraId="0AADDE24" w14:textId="793C927D" w:rsidR="00BE3037" w:rsidRPr="00FF5597" w:rsidRDefault="004A541B" w:rsidP="004A541B">
      <w:pPr>
        <w:jc w:val="center"/>
        <w:rPr>
          <w:b/>
          <w:color w:val="000000" w:themeColor="text1"/>
          <w:sz w:val="26"/>
          <w:szCs w:val="26"/>
        </w:rPr>
      </w:pPr>
      <w:r w:rsidRPr="00FF5597">
        <w:rPr>
          <w:b/>
          <w:noProof/>
          <w:color w:val="000000" w:themeColor="text1"/>
          <w:sz w:val="26"/>
          <w:szCs w:val="26"/>
        </w:rPr>
        <w:drawing>
          <wp:inline distT="0" distB="0" distL="0" distR="0" wp14:anchorId="23CCADA3" wp14:editId="52F8B3A7">
            <wp:extent cx="2040892" cy="1828544"/>
            <wp:effectExtent l="0" t="0" r="0" b="635"/>
            <wp:docPr id="167654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45723" name="Picture 1"/>
                    <pic:cNvPicPr/>
                  </pic:nvPicPr>
                  <pic:blipFill rotWithShape="1">
                    <a:blip r:embed="rId13" cstate="print">
                      <a:extLst>
                        <a:ext uri="{28A0092B-C50C-407E-A947-70E740481C1C}">
                          <a14:useLocalDpi xmlns:a14="http://schemas.microsoft.com/office/drawing/2010/main" val="0"/>
                        </a:ext>
                      </a:extLst>
                    </a:blip>
                    <a:srcRect t="5456" b="53192"/>
                    <a:stretch>
                      <a:fillRect/>
                    </a:stretch>
                  </pic:blipFill>
                  <pic:spPr bwMode="auto">
                    <a:xfrm>
                      <a:off x="0" y="0"/>
                      <a:ext cx="2041913" cy="1829459"/>
                    </a:xfrm>
                    <a:prstGeom prst="rect">
                      <a:avLst/>
                    </a:prstGeom>
                    <a:ln>
                      <a:noFill/>
                    </a:ln>
                    <a:extLst>
                      <a:ext uri="{53640926-AAD7-44D8-BBD7-CCE9431645EC}">
                        <a14:shadowObscured xmlns:a14="http://schemas.microsoft.com/office/drawing/2010/main"/>
                      </a:ext>
                    </a:extLst>
                  </pic:spPr>
                </pic:pic>
              </a:graphicData>
            </a:graphic>
          </wp:inline>
        </w:drawing>
      </w:r>
    </w:p>
    <w:p w14:paraId="57DC46AA" w14:textId="47102F70" w:rsidR="004A541B" w:rsidRPr="00FF5597" w:rsidRDefault="004A541B" w:rsidP="004A541B">
      <w:pPr>
        <w:jc w:val="center"/>
        <w:rPr>
          <w:bCs/>
          <w:i/>
          <w:iCs/>
          <w:color w:val="000000" w:themeColor="text1"/>
          <w:sz w:val="26"/>
          <w:szCs w:val="26"/>
        </w:rPr>
      </w:pPr>
      <w:r w:rsidRPr="00FF5597">
        <w:rPr>
          <w:bCs/>
          <w:i/>
          <w:iCs/>
          <w:color w:val="000000" w:themeColor="text1"/>
          <w:sz w:val="26"/>
          <w:szCs w:val="26"/>
        </w:rPr>
        <w:t>Hình 4. Danh mục yêu thích</w:t>
      </w:r>
    </w:p>
    <w:p w14:paraId="388209C0" w14:textId="77777777" w:rsidR="00EE2F0E" w:rsidRPr="00FF5597" w:rsidRDefault="00EE2F0E" w:rsidP="006048B9">
      <w:pPr>
        <w:rPr>
          <w:color w:val="000000" w:themeColor="text1"/>
          <w:sz w:val="26"/>
          <w:szCs w:val="26"/>
        </w:rPr>
      </w:pPr>
      <w:r w:rsidRPr="00FF5597">
        <w:rPr>
          <w:color w:val="000000" w:themeColor="text1"/>
          <w:sz w:val="26"/>
          <w:szCs w:val="26"/>
        </w:rPr>
        <w:lastRenderedPageBreak/>
        <w:t>Quan hệ: Một sản phẩm có thể được thêm vào giỏ hàng nhiều lần với số lượng khác nhau. Khi xóa sản phẩm khỏi giỏ hàng, quantity sẽ giảm hoặc item bị xóa hoàn toàn.</w:t>
      </w:r>
    </w:p>
    <w:p w14:paraId="1972D32E" w14:textId="77777777" w:rsidR="00DC401E" w:rsidRPr="00FF5597" w:rsidRDefault="00DC401E" w:rsidP="00DC401E">
      <w:pPr>
        <w:rPr>
          <w:color w:val="000000" w:themeColor="text1"/>
          <w:sz w:val="26"/>
          <w:szCs w:val="26"/>
        </w:rPr>
      </w:pPr>
      <w:r w:rsidRPr="00FF5597">
        <w:rPr>
          <w:color w:val="000000" w:themeColor="text1"/>
          <w:sz w:val="26"/>
          <w:szCs w:val="26"/>
        </w:rPr>
        <w:t>Các chức năng chính:</w:t>
      </w:r>
    </w:p>
    <w:p w14:paraId="651C5DD5" w14:textId="77777777" w:rsidR="00DC401E" w:rsidRPr="00FF5597" w:rsidRDefault="00DC401E" w:rsidP="00DC401E">
      <w:pPr>
        <w:numPr>
          <w:ilvl w:val="0"/>
          <w:numId w:val="47"/>
        </w:numPr>
        <w:rPr>
          <w:color w:val="000000" w:themeColor="text1"/>
          <w:sz w:val="26"/>
          <w:szCs w:val="26"/>
        </w:rPr>
      </w:pPr>
      <w:r w:rsidRPr="00FF5597">
        <w:rPr>
          <w:color w:val="000000" w:themeColor="text1"/>
          <w:sz w:val="26"/>
          <w:szCs w:val="26"/>
        </w:rPr>
        <w:t>Thêm, xóa, tăng/giảm số lượng sản phẩm trong giỏ hàng</w:t>
      </w:r>
    </w:p>
    <w:p w14:paraId="0C489138" w14:textId="77777777" w:rsidR="00DC401E" w:rsidRPr="00FF5597" w:rsidRDefault="00DC401E" w:rsidP="00DC401E">
      <w:pPr>
        <w:numPr>
          <w:ilvl w:val="0"/>
          <w:numId w:val="47"/>
        </w:numPr>
        <w:rPr>
          <w:color w:val="000000" w:themeColor="text1"/>
          <w:sz w:val="26"/>
          <w:szCs w:val="26"/>
        </w:rPr>
      </w:pPr>
      <w:r w:rsidRPr="00FF5597">
        <w:rPr>
          <w:color w:val="000000" w:themeColor="text1"/>
          <w:sz w:val="26"/>
          <w:szCs w:val="26"/>
        </w:rPr>
        <w:t>Quản lý danh sách yêu thích (favorites)</w:t>
      </w:r>
    </w:p>
    <w:p w14:paraId="56F7C6D7" w14:textId="77777777" w:rsidR="00DC401E" w:rsidRPr="00FF5597" w:rsidRDefault="00DC401E" w:rsidP="00DC401E">
      <w:pPr>
        <w:numPr>
          <w:ilvl w:val="0"/>
          <w:numId w:val="47"/>
        </w:numPr>
        <w:rPr>
          <w:color w:val="000000" w:themeColor="text1"/>
          <w:sz w:val="26"/>
          <w:szCs w:val="26"/>
        </w:rPr>
      </w:pPr>
      <w:r w:rsidRPr="00FF5597">
        <w:rPr>
          <w:color w:val="000000" w:themeColor="text1"/>
          <w:sz w:val="26"/>
          <w:szCs w:val="26"/>
        </w:rPr>
        <w:t>Chuyển đổi theme (Dark/Light mode)</w:t>
      </w:r>
    </w:p>
    <w:p w14:paraId="7A941A77" w14:textId="77777777" w:rsidR="00DC401E" w:rsidRPr="00FF5597" w:rsidRDefault="00DC401E" w:rsidP="00DC401E">
      <w:pPr>
        <w:numPr>
          <w:ilvl w:val="0"/>
          <w:numId w:val="47"/>
        </w:numPr>
        <w:rPr>
          <w:color w:val="000000" w:themeColor="text1"/>
          <w:sz w:val="26"/>
          <w:szCs w:val="26"/>
        </w:rPr>
      </w:pPr>
      <w:r w:rsidRPr="00FF5597">
        <w:rPr>
          <w:color w:val="000000" w:themeColor="text1"/>
          <w:sz w:val="26"/>
          <w:szCs w:val="26"/>
        </w:rPr>
        <w:t>Tính toán tổng tiền giỏ hàng</w:t>
      </w:r>
    </w:p>
    <w:p w14:paraId="1EC84ACF" w14:textId="77777777" w:rsidR="00DC401E" w:rsidRPr="00FF5597" w:rsidRDefault="00DC401E" w:rsidP="00DC401E">
      <w:pPr>
        <w:numPr>
          <w:ilvl w:val="0"/>
          <w:numId w:val="47"/>
        </w:numPr>
        <w:rPr>
          <w:color w:val="000000" w:themeColor="text1"/>
          <w:sz w:val="26"/>
          <w:szCs w:val="26"/>
        </w:rPr>
      </w:pPr>
      <w:r w:rsidRPr="00FF5597">
        <w:rPr>
          <w:color w:val="000000" w:themeColor="text1"/>
          <w:sz w:val="26"/>
          <w:szCs w:val="26"/>
        </w:rPr>
        <w:t>Hiển thị badge số lượng sản phẩm</w:t>
      </w:r>
    </w:p>
    <w:p w14:paraId="04EA992E" w14:textId="77777777" w:rsidR="00DC401E" w:rsidRPr="00FF5597" w:rsidRDefault="00DC401E" w:rsidP="00DC401E">
      <w:pPr>
        <w:numPr>
          <w:ilvl w:val="0"/>
          <w:numId w:val="47"/>
        </w:numPr>
        <w:rPr>
          <w:color w:val="000000" w:themeColor="text1"/>
          <w:sz w:val="26"/>
          <w:szCs w:val="26"/>
        </w:rPr>
      </w:pPr>
      <w:r w:rsidRPr="00FF5597">
        <w:rPr>
          <w:color w:val="000000" w:themeColor="text1"/>
          <w:sz w:val="26"/>
          <w:szCs w:val="26"/>
        </w:rPr>
        <w:t>Thực hiện các phép thử hiệu năng với 10.000 sản phẩm</w:t>
      </w:r>
    </w:p>
    <w:p w14:paraId="39587CFC" w14:textId="77777777" w:rsidR="00150D34" w:rsidRPr="00FF5597" w:rsidRDefault="00150D34" w:rsidP="00497D0E">
      <w:pPr>
        <w:rPr>
          <w:color w:val="000000" w:themeColor="text1"/>
          <w:sz w:val="26"/>
          <w:szCs w:val="26"/>
        </w:rPr>
      </w:pPr>
    </w:p>
    <w:p w14:paraId="22879DF3" w14:textId="77777777" w:rsidR="00DF1131" w:rsidRPr="00FF5597" w:rsidRDefault="00DF1131" w:rsidP="00DF1131">
      <w:pPr>
        <w:jc w:val="center"/>
        <w:rPr>
          <w:color w:val="000000" w:themeColor="text1"/>
          <w:sz w:val="26"/>
          <w:szCs w:val="26"/>
        </w:rPr>
      </w:pPr>
      <w:r w:rsidRPr="00FF5597">
        <w:rPr>
          <w:noProof/>
          <w:color w:val="000000" w:themeColor="text1"/>
          <w:sz w:val="26"/>
          <w:szCs w:val="26"/>
        </w:rPr>
        <w:drawing>
          <wp:inline distT="0" distB="0" distL="0" distR="0" wp14:anchorId="265918C7" wp14:editId="02D2895E">
            <wp:extent cx="2655862" cy="5754370"/>
            <wp:effectExtent l="0" t="0" r="0" b="0"/>
            <wp:docPr id="660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44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57218" cy="5757308"/>
                    </a:xfrm>
                    <a:prstGeom prst="rect">
                      <a:avLst/>
                    </a:prstGeom>
                  </pic:spPr>
                </pic:pic>
              </a:graphicData>
            </a:graphic>
          </wp:inline>
        </w:drawing>
      </w:r>
    </w:p>
    <w:p w14:paraId="47C331C4" w14:textId="67496ACC" w:rsidR="00DF1131" w:rsidRPr="00FF5597" w:rsidRDefault="00DF1131" w:rsidP="00DF1131">
      <w:pPr>
        <w:jc w:val="center"/>
        <w:rPr>
          <w:i/>
          <w:iCs/>
          <w:color w:val="000000" w:themeColor="text1"/>
          <w:sz w:val="26"/>
          <w:szCs w:val="26"/>
        </w:rPr>
      </w:pPr>
      <w:r w:rsidRPr="00FF5597">
        <w:rPr>
          <w:i/>
          <w:iCs/>
          <w:color w:val="000000" w:themeColor="text1"/>
          <w:sz w:val="26"/>
          <w:szCs w:val="26"/>
        </w:rPr>
        <w:t xml:space="preserve">Hình </w:t>
      </w:r>
      <w:r w:rsidR="00D0798B" w:rsidRPr="00FF5597">
        <w:rPr>
          <w:i/>
          <w:iCs/>
          <w:color w:val="000000" w:themeColor="text1"/>
          <w:sz w:val="26"/>
          <w:szCs w:val="26"/>
        </w:rPr>
        <w:t>5</w:t>
      </w:r>
      <w:r w:rsidRPr="00FF5597">
        <w:rPr>
          <w:i/>
          <w:iCs/>
          <w:color w:val="000000" w:themeColor="text1"/>
          <w:sz w:val="26"/>
          <w:szCs w:val="26"/>
        </w:rPr>
        <w:t>. Màn hình chính</w:t>
      </w:r>
    </w:p>
    <w:p w14:paraId="79FD4555" w14:textId="3F6B5BD5" w:rsidR="00601D4C" w:rsidRPr="00FF5597" w:rsidRDefault="00B95769" w:rsidP="00601D4C">
      <w:pPr>
        <w:jc w:val="center"/>
        <w:rPr>
          <w:color w:val="000000" w:themeColor="text1"/>
          <w:sz w:val="26"/>
          <w:szCs w:val="26"/>
        </w:rPr>
      </w:pPr>
      <w:r w:rsidRPr="00FF5597">
        <w:rPr>
          <w:noProof/>
          <w:color w:val="000000" w:themeColor="text1"/>
          <w:sz w:val="26"/>
          <w:szCs w:val="26"/>
        </w:rPr>
        <w:lastRenderedPageBreak/>
        <w:drawing>
          <wp:inline distT="0" distB="0" distL="0" distR="0" wp14:anchorId="14AEC071" wp14:editId="123360B1">
            <wp:extent cx="2352984" cy="5097780"/>
            <wp:effectExtent l="0" t="0" r="9525" b="7620"/>
            <wp:docPr id="27094946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49466" name="Picture 1" descr="A screenshot of a phone&#10;&#10;AI-generated content may be incorrect."/>
                    <pic:cNvPicPr/>
                  </pic:nvPicPr>
                  <pic:blipFill>
                    <a:blip r:embed="rId15"/>
                    <a:stretch>
                      <a:fillRect/>
                    </a:stretch>
                  </pic:blipFill>
                  <pic:spPr>
                    <a:xfrm>
                      <a:off x="0" y="0"/>
                      <a:ext cx="2357360" cy="5107260"/>
                    </a:xfrm>
                    <a:prstGeom prst="rect">
                      <a:avLst/>
                    </a:prstGeom>
                  </pic:spPr>
                </pic:pic>
              </a:graphicData>
            </a:graphic>
          </wp:inline>
        </w:drawing>
      </w:r>
    </w:p>
    <w:p w14:paraId="0459CAB7" w14:textId="5F232A7C" w:rsidR="00601D4C" w:rsidRPr="00FF5597" w:rsidRDefault="00601D4C" w:rsidP="00601D4C">
      <w:pPr>
        <w:jc w:val="center"/>
        <w:rPr>
          <w:i/>
          <w:iCs/>
          <w:color w:val="000000" w:themeColor="text1"/>
          <w:sz w:val="26"/>
          <w:szCs w:val="26"/>
        </w:rPr>
      </w:pPr>
      <w:r w:rsidRPr="00FF5597">
        <w:rPr>
          <w:i/>
          <w:iCs/>
          <w:color w:val="000000" w:themeColor="text1"/>
          <w:sz w:val="26"/>
          <w:szCs w:val="26"/>
        </w:rPr>
        <w:t xml:space="preserve">Hình </w:t>
      </w:r>
      <w:r w:rsidR="009350EB" w:rsidRPr="00FF5597">
        <w:rPr>
          <w:i/>
          <w:iCs/>
          <w:color w:val="000000" w:themeColor="text1"/>
          <w:sz w:val="26"/>
          <w:szCs w:val="26"/>
        </w:rPr>
        <w:t>6</w:t>
      </w:r>
      <w:r w:rsidRPr="00FF5597">
        <w:rPr>
          <w:i/>
          <w:iCs/>
          <w:color w:val="000000" w:themeColor="text1"/>
          <w:sz w:val="26"/>
          <w:szCs w:val="26"/>
        </w:rPr>
        <w:t xml:space="preserve">. </w:t>
      </w:r>
      <w:r w:rsidR="00B95769" w:rsidRPr="00FF5597">
        <w:rPr>
          <w:i/>
          <w:iCs/>
          <w:color w:val="000000" w:themeColor="text1"/>
          <w:sz w:val="26"/>
          <w:szCs w:val="26"/>
        </w:rPr>
        <w:t>Danh mục giỏ hàng</w:t>
      </w:r>
    </w:p>
    <w:p w14:paraId="10AD8C03" w14:textId="77777777" w:rsidR="00BB2DFE" w:rsidRPr="00FF5597" w:rsidRDefault="00BB2DFE" w:rsidP="00601D4C">
      <w:pPr>
        <w:jc w:val="center"/>
        <w:rPr>
          <w:color w:val="000000" w:themeColor="text1"/>
          <w:sz w:val="26"/>
          <w:szCs w:val="26"/>
        </w:rPr>
      </w:pPr>
    </w:p>
    <w:p w14:paraId="346064AB" w14:textId="1DA83F97" w:rsidR="00601D4C" w:rsidRPr="00FF5597" w:rsidRDefault="003D549D" w:rsidP="00601D4C">
      <w:pPr>
        <w:jc w:val="center"/>
        <w:rPr>
          <w:color w:val="000000" w:themeColor="text1"/>
          <w:sz w:val="26"/>
          <w:szCs w:val="26"/>
        </w:rPr>
      </w:pPr>
      <w:r w:rsidRPr="00FF5597">
        <w:rPr>
          <w:noProof/>
          <w:color w:val="000000" w:themeColor="text1"/>
          <w:sz w:val="26"/>
          <w:szCs w:val="26"/>
        </w:rPr>
        <w:drawing>
          <wp:inline distT="0" distB="0" distL="0" distR="0" wp14:anchorId="5A9C4F62" wp14:editId="04FD9247">
            <wp:extent cx="4271010" cy="2743200"/>
            <wp:effectExtent l="0" t="0" r="0" b="0"/>
            <wp:docPr id="84906052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60525" name="Picture 1" descr="A screenshot of a phone&#10;&#10;AI-generated content may be incorrect."/>
                    <pic:cNvPicPr/>
                  </pic:nvPicPr>
                  <pic:blipFill rotWithShape="1">
                    <a:blip r:embed="rId16"/>
                    <a:srcRect t="5078" b="65276"/>
                    <a:stretch>
                      <a:fillRect/>
                    </a:stretch>
                  </pic:blipFill>
                  <pic:spPr bwMode="auto">
                    <a:xfrm>
                      <a:off x="0" y="0"/>
                      <a:ext cx="4271010" cy="2743200"/>
                    </a:xfrm>
                    <a:prstGeom prst="rect">
                      <a:avLst/>
                    </a:prstGeom>
                    <a:ln>
                      <a:noFill/>
                    </a:ln>
                    <a:extLst>
                      <a:ext uri="{53640926-AAD7-44D8-BBD7-CCE9431645EC}">
                        <a14:shadowObscured xmlns:a14="http://schemas.microsoft.com/office/drawing/2010/main"/>
                      </a:ext>
                    </a:extLst>
                  </pic:spPr>
                </pic:pic>
              </a:graphicData>
            </a:graphic>
          </wp:inline>
        </w:drawing>
      </w:r>
    </w:p>
    <w:p w14:paraId="65BC8DDA" w14:textId="6492AC13" w:rsidR="003D549D" w:rsidRPr="00FF5597" w:rsidRDefault="003D549D" w:rsidP="003D549D">
      <w:pPr>
        <w:jc w:val="center"/>
        <w:rPr>
          <w:i/>
          <w:iCs/>
          <w:color w:val="000000" w:themeColor="text1"/>
          <w:sz w:val="26"/>
          <w:szCs w:val="26"/>
        </w:rPr>
      </w:pPr>
      <w:r w:rsidRPr="00FF5597">
        <w:rPr>
          <w:i/>
          <w:iCs/>
          <w:color w:val="000000" w:themeColor="text1"/>
          <w:sz w:val="26"/>
          <w:szCs w:val="26"/>
        </w:rPr>
        <w:t>Hình 7. Danh mục yêu thích</w:t>
      </w:r>
    </w:p>
    <w:p w14:paraId="0080BC18" w14:textId="77777777" w:rsidR="003D549D" w:rsidRPr="00FF5597" w:rsidRDefault="003D549D" w:rsidP="00601D4C">
      <w:pPr>
        <w:jc w:val="center"/>
        <w:rPr>
          <w:color w:val="000000" w:themeColor="text1"/>
          <w:sz w:val="26"/>
          <w:szCs w:val="26"/>
        </w:rPr>
      </w:pPr>
    </w:p>
    <w:p w14:paraId="7102C5A4" w14:textId="1EEE7B00" w:rsidR="00601D4C" w:rsidRPr="00FF5597" w:rsidRDefault="00B010A5" w:rsidP="00601D4C">
      <w:pPr>
        <w:jc w:val="center"/>
        <w:rPr>
          <w:color w:val="000000" w:themeColor="text1"/>
          <w:sz w:val="26"/>
          <w:szCs w:val="26"/>
        </w:rPr>
      </w:pPr>
      <w:r w:rsidRPr="00FF5597">
        <w:rPr>
          <w:noProof/>
          <w:color w:val="000000" w:themeColor="text1"/>
          <w:sz w:val="26"/>
          <w:szCs w:val="26"/>
        </w:rPr>
        <w:lastRenderedPageBreak/>
        <w:drawing>
          <wp:inline distT="0" distB="0" distL="0" distR="0" wp14:anchorId="3DF17B9D" wp14:editId="2DFFA8D5">
            <wp:extent cx="2921592" cy="6329680"/>
            <wp:effectExtent l="0" t="0" r="0" b="0"/>
            <wp:docPr id="117057187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71871" name="Picture 1" descr="A screenshot of a phone&#10;&#10;AI-generated content may be incorrect."/>
                    <pic:cNvPicPr/>
                  </pic:nvPicPr>
                  <pic:blipFill>
                    <a:blip r:embed="rId17"/>
                    <a:stretch>
                      <a:fillRect/>
                    </a:stretch>
                  </pic:blipFill>
                  <pic:spPr>
                    <a:xfrm>
                      <a:off x="0" y="0"/>
                      <a:ext cx="2924580" cy="6336153"/>
                    </a:xfrm>
                    <a:prstGeom prst="rect">
                      <a:avLst/>
                    </a:prstGeom>
                  </pic:spPr>
                </pic:pic>
              </a:graphicData>
            </a:graphic>
          </wp:inline>
        </w:drawing>
      </w:r>
    </w:p>
    <w:p w14:paraId="12651666" w14:textId="56F569D0" w:rsidR="00601D4C" w:rsidRPr="00FF5597" w:rsidRDefault="00601D4C" w:rsidP="00601D4C">
      <w:pPr>
        <w:jc w:val="center"/>
        <w:rPr>
          <w:i/>
          <w:iCs/>
          <w:color w:val="000000" w:themeColor="text1"/>
          <w:sz w:val="26"/>
          <w:szCs w:val="26"/>
        </w:rPr>
      </w:pPr>
      <w:r w:rsidRPr="00FF5597">
        <w:rPr>
          <w:i/>
          <w:iCs/>
          <w:color w:val="000000" w:themeColor="text1"/>
          <w:sz w:val="26"/>
          <w:szCs w:val="26"/>
        </w:rPr>
        <w:t xml:space="preserve">Hình </w:t>
      </w:r>
      <w:r w:rsidR="0048546E" w:rsidRPr="00FF5597">
        <w:rPr>
          <w:i/>
          <w:iCs/>
          <w:color w:val="000000" w:themeColor="text1"/>
          <w:sz w:val="26"/>
          <w:szCs w:val="26"/>
        </w:rPr>
        <w:t>8</w:t>
      </w:r>
      <w:r w:rsidRPr="00FF5597">
        <w:rPr>
          <w:i/>
          <w:iCs/>
          <w:color w:val="000000" w:themeColor="text1"/>
          <w:sz w:val="26"/>
          <w:szCs w:val="26"/>
        </w:rPr>
        <w:t xml:space="preserve">. </w:t>
      </w:r>
      <w:r w:rsidR="00B010A5" w:rsidRPr="00FF5597">
        <w:rPr>
          <w:i/>
          <w:iCs/>
          <w:color w:val="000000" w:themeColor="text1"/>
          <w:sz w:val="26"/>
          <w:szCs w:val="26"/>
        </w:rPr>
        <w:t>Màn hình chính Dark mode</w:t>
      </w:r>
    </w:p>
    <w:p w14:paraId="4B18F73C" w14:textId="77777777" w:rsidR="00601D4C" w:rsidRPr="00FF5597" w:rsidRDefault="00601D4C" w:rsidP="00601D4C">
      <w:pPr>
        <w:jc w:val="center"/>
        <w:rPr>
          <w:color w:val="000000" w:themeColor="text1"/>
          <w:sz w:val="26"/>
          <w:szCs w:val="26"/>
        </w:rPr>
      </w:pPr>
    </w:p>
    <w:p w14:paraId="17D18AC5" w14:textId="72E720D3" w:rsidR="00601D4C" w:rsidRPr="00FF5597" w:rsidRDefault="003416AB" w:rsidP="00601D4C">
      <w:pPr>
        <w:jc w:val="center"/>
        <w:rPr>
          <w:color w:val="000000" w:themeColor="text1"/>
          <w:sz w:val="26"/>
          <w:szCs w:val="26"/>
        </w:rPr>
      </w:pPr>
      <w:r w:rsidRPr="00FF5597">
        <w:rPr>
          <w:noProof/>
          <w:color w:val="000000" w:themeColor="text1"/>
          <w:sz w:val="26"/>
          <w:szCs w:val="26"/>
        </w:rPr>
        <w:lastRenderedPageBreak/>
        <w:drawing>
          <wp:inline distT="0" distB="0" distL="0" distR="0" wp14:anchorId="27E32A67" wp14:editId="43D00FE3">
            <wp:extent cx="2651942" cy="5745480"/>
            <wp:effectExtent l="0" t="0" r="0" b="7620"/>
            <wp:docPr id="112455108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51085" name="Picture 1" descr="A screenshot of a phone&#10;&#10;AI-generated content may be incorrect."/>
                    <pic:cNvPicPr/>
                  </pic:nvPicPr>
                  <pic:blipFill>
                    <a:blip r:embed="rId18"/>
                    <a:stretch>
                      <a:fillRect/>
                    </a:stretch>
                  </pic:blipFill>
                  <pic:spPr>
                    <a:xfrm>
                      <a:off x="0" y="0"/>
                      <a:ext cx="2653281" cy="5748381"/>
                    </a:xfrm>
                    <a:prstGeom prst="rect">
                      <a:avLst/>
                    </a:prstGeom>
                  </pic:spPr>
                </pic:pic>
              </a:graphicData>
            </a:graphic>
          </wp:inline>
        </w:drawing>
      </w:r>
    </w:p>
    <w:p w14:paraId="5CC57677" w14:textId="097983C3" w:rsidR="00601D4C" w:rsidRPr="00FF5597" w:rsidRDefault="00601D4C" w:rsidP="00601D4C">
      <w:pPr>
        <w:jc w:val="center"/>
        <w:rPr>
          <w:i/>
          <w:iCs/>
          <w:color w:val="000000" w:themeColor="text1"/>
          <w:sz w:val="26"/>
          <w:szCs w:val="26"/>
        </w:rPr>
      </w:pPr>
      <w:r w:rsidRPr="00FF5597">
        <w:rPr>
          <w:i/>
          <w:iCs/>
          <w:color w:val="000000" w:themeColor="text1"/>
          <w:sz w:val="26"/>
          <w:szCs w:val="26"/>
        </w:rPr>
        <w:t xml:space="preserve">Hình </w:t>
      </w:r>
      <w:r w:rsidR="003416AB" w:rsidRPr="00FF5597">
        <w:rPr>
          <w:i/>
          <w:iCs/>
          <w:color w:val="000000" w:themeColor="text1"/>
          <w:sz w:val="26"/>
          <w:szCs w:val="26"/>
        </w:rPr>
        <w:t>9</w:t>
      </w:r>
      <w:r w:rsidRPr="00FF5597">
        <w:rPr>
          <w:i/>
          <w:iCs/>
          <w:color w:val="000000" w:themeColor="text1"/>
          <w:sz w:val="26"/>
          <w:szCs w:val="26"/>
        </w:rPr>
        <w:t xml:space="preserve">. </w:t>
      </w:r>
      <w:r w:rsidR="003416AB" w:rsidRPr="00FF5597">
        <w:rPr>
          <w:i/>
          <w:iCs/>
          <w:color w:val="000000" w:themeColor="text1"/>
          <w:sz w:val="26"/>
          <w:szCs w:val="26"/>
        </w:rPr>
        <w:t>Danh mục sản phẩm Dark mode</w:t>
      </w:r>
    </w:p>
    <w:p w14:paraId="7EA54B8C" w14:textId="77777777" w:rsidR="00EC7002" w:rsidRPr="00FF5597" w:rsidRDefault="00EC7002" w:rsidP="00601D4C">
      <w:pPr>
        <w:jc w:val="center"/>
        <w:rPr>
          <w:i/>
          <w:iCs/>
          <w:color w:val="000000" w:themeColor="text1"/>
          <w:sz w:val="26"/>
          <w:szCs w:val="26"/>
        </w:rPr>
      </w:pPr>
    </w:p>
    <w:p w14:paraId="6F4BE412" w14:textId="17A4F134" w:rsidR="00EC7002" w:rsidRPr="00FF5597" w:rsidRDefault="00EC7002" w:rsidP="00601D4C">
      <w:pPr>
        <w:jc w:val="center"/>
        <w:rPr>
          <w:i/>
          <w:iCs/>
          <w:color w:val="000000" w:themeColor="text1"/>
          <w:sz w:val="26"/>
          <w:szCs w:val="26"/>
        </w:rPr>
      </w:pPr>
      <w:r w:rsidRPr="00FF5597">
        <w:rPr>
          <w:i/>
          <w:iCs/>
          <w:noProof/>
          <w:color w:val="000000" w:themeColor="text1"/>
          <w:sz w:val="26"/>
          <w:szCs w:val="26"/>
        </w:rPr>
        <w:drawing>
          <wp:inline distT="0" distB="0" distL="0" distR="0" wp14:anchorId="2DC621B2" wp14:editId="13CB7DF8">
            <wp:extent cx="3552190" cy="2260388"/>
            <wp:effectExtent l="0" t="0" r="0" b="6985"/>
            <wp:docPr id="152685018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50188" name="Picture 1" descr="A screenshot of a phone&#10;&#10;AI-generated content may be incorrect."/>
                    <pic:cNvPicPr/>
                  </pic:nvPicPr>
                  <pic:blipFill rotWithShape="1">
                    <a:blip r:embed="rId19"/>
                    <a:srcRect t="4804" b="65824"/>
                    <a:stretch>
                      <a:fillRect/>
                    </a:stretch>
                  </pic:blipFill>
                  <pic:spPr bwMode="auto">
                    <a:xfrm>
                      <a:off x="0" y="0"/>
                      <a:ext cx="3555348" cy="2262397"/>
                    </a:xfrm>
                    <a:prstGeom prst="rect">
                      <a:avLst/>
                    </a:prstGeom>
                    <a:ln>
                      <a:noFill/>
                    </a:ln>
                    <a:extLst>
                      <a:ext uri="{53640926-AAD7-44D8-BBD7-CCE9431645EC}">
                        <a14:shadowObscured xmlns:a14="http://schemas.microsoft.com/office/drawing/2010/main"/>
                      </a:ext>
                    </a:extLst>
                  </pic:spPr>
                </pic:pic>
              </a:graphicData>
            </a:graphic>
          </wp:inline>
        </w:drawing>
      </w:r>
    </w:p>
    <w:p w14:paraId="1E5E9756" w14:textId="7F4B662A" w:rsidR="00601D4C" w:rsidRPr="00FF5597" w:rsidRDefault="00EC7002" w:rsidP="00E2759E">
      <w:pPr>
        <w:jc w:val="center"/>
        <w:rPr>
          <w:i/>
          <w:iCs/>
          <w:color w:val="000000" w:themeColor="text1"/>
          <w:sz w:val="26"/>
          <w:szCs w:val="26"/>
        </w:rPr>
      </w:pPr>
      <w:r w:rsidRPr="00FF5597">
        <w:rPr>
          <w:i/>
          <w:iCs/>
          <w:color w:val="000000" w:themeColor="text1"/>
          <w:sz w:val="26"/>
          <w:szCs w:val="26"/>
        </w:rPr>
        <w:t>Hình 10. Danh mục yêu thích Dark mode</w:t>
      </w:r>
    </w:p>
    <w:p w14:paraId="7227EDD6" w14:textId="07C615FB" w:rsidR="00FF05F8" w:rsidRDefault="00E2759E" w:rsidP="00FF05F8">
      <w:pPr>
        <w:pStyle w:val="Heading1"/>
        <w:rPr>
          <w:rFonts w:ascii="Times New Roman" w:hAnsi="Times New Roman" w:cs="Times New Roman"/>
          <w:b/>
          <w:bCs/>
          <w:color w:val="000000" w:themeColor="text1"/>
        </w:rPr>
      </w:pPr>
      <w:bookmarkStart w:id="18" w:name="_Toc213408547"/>
      <w:r>
        <w:rPr>
          <w:rFonts w:ascii="Times New Roman" w:hAnsi="Times New Roman" w:cs="Times New Roman"/>
          <w:b/>
          <w:bCs/>
          <w:color w:val="000000" w:themeColor="text1"/>
        </w:rPr>
        <w:lastRenderedPageBreak/>
        <w:t>IV</w:t>
      </w:r>
      <w:r w:rsidR="00FF05F8" w:rsidRPr="007E18AA">
        <w:rPr>
          <w:rFonts w:ascii="Times New Roman" w:hAnsi="Times New Roman" w:cs="Times New Roman"/>
          <w:b/>
          <w:bCs/>
          <w:color w:val="000000" w:themeColor="text1"/>
        </w:rPr>
        <w:t>. Kết luậ</w:t>
      </w:r>
      <w:r w:rsidR="00677722">
        <w:rPr>
          <w:rFonts w:ascii="Times New Roman" w:hAnsi="Times New Roman" w:cs="Times New Roman"/>
          <w:b/>
          <w:bCs/>
          <w:color w:val="000000" w:themeColor="text1"/>
        </w:rPr>
        <w:t>n</w:t>
      </w:r>
      <w:bookmarkEnd w:id="18"/>
    </w:p>
    <w:p w14:paraId="4A357ABC" w14:textId="77777777" w:rsidR="00E644E2" w:rsidRPr="00513CDD" w:rsidRDefault="00E644E2" w:rsidP="00E644E2">
      <w:pPr>
        <w:rPr>
          <w:sz w:val="26"/>
          <w:szCs w:val="26"/>
        </w:rPr>
      </w:pPr>
      <w:r w:rsidRPr="00513CDD">
        <w:rPr>
          <w:sz w:val="26"/>
          <w:szCs w:val="26"/>
        </w:rPr>
        <w:t>Qua quá trình nghiên cứu và triển khai Provider trong ứng dụng Flutter, có thể rút ra một số kết luận quan trọng như sau:</w:t>
      </w:r>
    </w:p>
    <w:p w14:paraId="00B25704" w14:textId="77777777" w:rsidR="00E644E2" w:rsidRPr="00513CDD" w:rsidRDefault="00E644E2" w:rsidP="00E644E2">
      <w:pPr>
        <w:numPr>
          <w:ilvl w:val="0"/>
          <w:numId w:val="48"/>
        </w:numPr>
        <w:rPr>
          <w:sz w:val="26"/>
          <w:szCs w:val="26"/>
        </w:rPr>
      </w:pPr>
      <w:r w:rsidRPr="00513CDD">
        <w:rPr>
          <w:sz w:val="26"/>
          <w:szCs w:val="26"/>
        </w:rPr>
        <w:t>Provider là giải pháp quản lý trạng thái hiệu quả và phù hợp cho các ứng dụng Flutter hiện đại. Với cơ chế dựa trên ChangeNotifier, notifyListeners() và khả năng kết hợp nhiều provider, mô hình này giúp tách biệt rõ ràng giữa giao diện và logic xử lý.</w:t>
      </w:r>
    </w:p>
    <w:p w14:paraId="54C0EA53" w14:textId="77777777" w:rsidR="00E644E2" w:rsidRPr="00513CDD" w:rsidRDefault="00E644E2" w:rsidP="00E644E2">
      <w:pPr>
        <w:numPr>
          <w:ilvl w:val="0"/>
          <w:numId w:val="48"/>
        </w:numPr>
        <w:rPr>
          <w:sz w:val="26"/>
          <w:szCs w:val="26"/>
        </w:rPr>
      </w:pPr>
      <w:r w:rsidRPr="00513CDD">
        <w:rPr>
          <w:sz w:val="26"/>
          <w:szCs w:val="26"/>
        </w:rPr>
        <w:t>MultiProvider và provider composition cho phép mở rộng ứng dụng dễ dàng, hỗ trợ nhiều loại trạng thái khác nhau như: theme, giỏ hàng, dữ liệu sản phẩm,… mà không gây rối cấu trúc hoặc tạo ra sự phụ thuộc chéo.</w:t>
      </w:r>
    </w:p>
    <w:p w14:paraId="07EA6300" w14:textId="77777777" w:rsidR="00E644E2" w:rsidRPr="00513CDD" w:rsidRDefault="00E644E2" w:rsidP="00E644E2">
      <w:pPr>
        <w:numPr>
          <w:ilvl w:val="0"/>
          <w:numId w:val="48"/>
        </w:numPr>
        <w:rPr>
          <w:sz w:val="26"/>
          <w:szCs w:val="26"/>
        </w:rPr>
      </w:pPr>
      <w:r w:rsidRPr="00513CDD">
        <w:rPr>
          <w:sz w:val="26"/>
          <w:szCs w:val="26"/>
        </w:rPr>
        <w:t>Consumer và Provider.of() giúp UI cập nhật theo thời gian thực khi trạng thái thay đổi, đảm bảo tính reactive — một trong những ưu điểm quan trọng của Flutter. Các widget chỉ rebuild khi cần thiết, góp phần tối ưu hiệu năng.</w:t>
      </w:r>
    </w:p>
    <w:p w14:paraId="45E4A4B5" w14:textId="77777777" w:rsidR="00E644E2" w:rsidRPr="00513CDD" w:rsidRDefault="00E644E2" w:rsidP="00E644E2">
      <w:pPr>
        <w:numPr>
          <w:ilvl w:val="0"/>
          <w:numId w:val="48"/>
        </w:numPr>
        <w:rPr>
          <w:sz w:val="26"/>
          <w:szCs w:val="26"/>
        </w:rPr>
      </w:pPr>
      <w:r w:rsidRPr="00513CDD">
        <w:rPr>
          <w:sz w:val="26"/>
          <w:szCs w:val="26"/>
        </w:rPr>
        <w:t>Provider mang lại khả năng bảo trì và mở rộng tốt, nhờ:</w:t>
      </w:r>
    </w:p>
    <w:p w14:paraId="6F8F85F3" w14:textId="77777777" w:rsidR="00E644E2" w:rsidRPr="00513CDD" w:rsidRDefault="00E644E2" w:rsidP="00E644E2">
      <w:pPr>
        <w:numPr>
          <w:ilvl w:val="1"/>
          <w:numId w:val="48"/>
        </w:numPr>
        <w:rPr>
          <w:sz w:val="26"/>
          <w:szCs w:val="26"/>
        </w:rPr>
      </w:pPr>
      <w:r w:rsidRPr="00513CDD">
        <w:rPr>
          <w:sz w:val="26"/>
          <w:szCs w:val="26"/>
        </w:rPr>
        <w:t>Tách biệt logic nghiệp vụ khỏi UI.</w:t>
      </w:r>
    </w:p>
    <w:p w14:paraId="70129F14" w14:textId="77777777" w:rsidR="00E644E2" w:rsidRPr="00513CDD" w:rsidRDefault="00E644E2" w:rsidP="00E644E2">
      <w:pPr>
        <w:numPr>
          <w:ilvl w:val="1"/>
          <w:numId w:val="48"/>
        </w:numPr>
        <w:rPr>
          <w:sz w:val="26"/>
          <w:szCs w:val="26"/>
        </w:rPr>
      </w:pPr>
      <w:r w:rsidRPr="00513CDD">
        <w:rPr>
          <w:sz w:val="26"/>
          <w:szCs w:val="26"/>
        </w:rPr>
        <w:t>Dễ dàng test đơn vị.</w:t>
      </w:r>
    </w:p>
    <w:p w14:paraId="156DC05F" w14:textId="77777777" w:rsidR="00E644E2" w:rsidRPr="00513CDD" w:rsidRDefault="00E644E2" w:rsidP="00E644E2">
      <w:pPr>
        <w:numPr>
          <w:ilvl w:val="1"/>
          <w:numId w:val="48"/>
        </w:numPr>
        <w:rPr>
          <w:sz w:val="26"/>
          <w:szCs w:val="26"/>
        </w:rPr>
      </w:pPr>
      <w:r w:rsidRPr="00513CDD">
        <w:rPr>
          <w:sz w:val="26"/>
          <w:szCs w:val="26"/>
        </w:rPr>
        <w:t>Có thể thay thế hoặc nâng cấp provider mà không ảnh hưởng đến toàn bộ ứng dụng.</w:t>
      </w:r>
    </w:p>
    <w:p w14:paraId="2E79CAF7" w14:textId="77777777" w:rsidR="00E644E2" w:rsidRPr="00513CDD" w:rsidRDefault="00E644E2" w:rsidP="00E644E2">
      <w:pPr>
        <w:numPr>
          <w:ilvl w:val="0"/>
          <w:numId w:val="48"/>
        </w:numPr>
        <w:rPr>
          <w:sz w:val="26"/>
          <w:szCs w:val="26"/>
        </w:rPr>
      </w:pPr>
      <w:r w:rsidRPr="00513CDD">
        <w:rPr>
          <w:sz w:val="26"/>
          <w:szCs w:val="26"/>
        </w:rPr>
        <w:t>Khi ứng dụng có quy mô trung bình hoặc lớn, Provider cho thấy tính ổn định, hiệu năng tốt và độ đơn giản cao, đặc biệt thích hợp trong các dự án yêu cầu nhiều trạng thái toàn cục (global state).</w:t>
      </w:r>
    </w:p>
    <w:p w14:paraId="116C2007" w14:textId="77777777" w:rsidR="00E644E2" w:rsidRPr="00513CDD" w:rsidRDefault="00E644E2" w:rsidP="00E644E2">
      <w:pPr>
        <w:rPr>
          <w:sz w:val="26"/>
          <w:szCs w:val="26"/>
        </w:rPr>
      </w:pPr>
      <w:r w:rsidRPr="00513CDD">
        <w:rPr>
          <w:sz w:val="26"/>
          <w:szCs w:val="26"/>
        </w:rPr>
        <w:t>Tổng kết lại, Provider Pattern là lựa chọn phù hợp và tối ưu cho việc quản lý trạng thái trong Flutter. Nó đơn giản hơn các giải pháp phức tạp như Bloc hoặc Redux, nhưng vẫn đủ mạnh để xử lý hầu hết nhu cầu của ứng dụng sản phẩm thực tế.</w:t>
      </w:r>
    </w:p>
    <w:p w14:paraId="619EA02F" w14:textId="77777777" w:rsidR="00E644E2" w:rsidRPr="00513CDD" w:rsidRDefault="00E644E2" w:rsidP="00E644E2">
      <w:pPr>
        <w:rPr>
          <w:sz w:val="26"/>
          <w:szCs w:val="26"/>
        </w:rPr>
      </w:pPr>
    </w:p>
    <w:sectPr w:rsidR="00E644E2" w:rsidRPr="00513CDD" w:rsidSect="00FE2A32">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2A3"/>
    <w:multiLevelType w:val="hybridMultilevel"/>
    <w:tmpl w:val="06CC21AC"/>
    <w:lvl w:ilvl="0" w:tplc="2BE8C130">
      <w:start w:val="1"/>
      <w:numFmt w:val="bullet"/>
      <w:lvlText w:val="■"/>
      <w:lvlJc w:val="left"/>
      <w:pPr>
        <w:tabs>
          <w:tab w:val="num" w:pos="720"/>
        </w:tabs>
        <w:ind w:left="720" w:hanging="360"/>
      </w:pPr>
      <w:rPr>
        <w:rFonts w:ascii="Inter" w:hAnsi="Inter" w:hint="default"/>
      </w:rPr>
    </w:lvl>
    <w:lvl w:ilvl="1" w:tplc="CDEA346A" w:tentative="1">
      <w:start w:val="1"/>
      <w:numFmt w:val="bullet"/>
      <w:lvlText w:val="■"/>
      <w:lvlJc w:val="left"/>
      <w:pPr>
        <w:tabs>
          <w:tab w:val="num" w:pos="1440"/>
        </w:tabs>
        <w:ind w:left="1440" w:hanging="360"/>
      </w:pPr>
      <w:rPr>
        <w:rFonts w:ascii="Inter" w:hAnsi="Inter" w:hint="default"/>
      </w:rPr>
    </w:lvl>
    <w:lvl w:ilvl="2" w:tplc="289A1D4C" w:tentative="1">
      <w:start w:val="1"/>
      <w:numFmt w:val="bullet"/>
      <w:lvlText w:val="■"/>
      <w:lvlJc w:val="left"/>
      <w:pPr>
        <w:tabs>
          <w:tab w:val="num" w:pos="2160"/>
        </w:tabs>
        <w:ind w:left="2160" w:hanging="360"/>
      </w:pPr>
      <w:rPr>
        <w:rFonts w:ascii="Inter" w:hAnsi="Inter" w:hint="default"/>
      </w:rPr>
    </w:lvl>
    <w:lvl w:ilvl="3" w:tplc="59987FAE" w:tentative="1">
      <w:start w:val="1"/>
      <w:numFmt w:val="bullet"/>
      <w:lvlText w:val="■"/>
      <w:lvlJc w:val="left"/>
      <w:pPr>
        <w:tabs>
          <w:tab w:val="num" w:pos="2880"/>
        </w:tabs>
        <w:ind w:left="2880" w:hanging="360"/>
      </w:pPr>
      <w:rPr>
        <w:rFonts w:ascii="Inter" w:hAnsi="Inter" w:hint="default"/>
      </w:rPr>
    </w:lvl>
    <w:lvl w:ilvl="4" w:tplc="C0B8EF60" w:tentative="1">
      <w:start w:val="1"/>
      <w:numFmt w:val="bullet"/>
      <w:lvlText w:val="■"/>
      <w:lvlJc w:val="left"/>
      <w:pPr>
        <w:tabs>
          <w:tab w:val="num" w:pos="3600"/>
        </w:tabs>
        <w:ind w:left="3600" w:hanging="360"/>
      </w:pPr>
      <w:rPr>
        <w:rFonts w:ascii="Inter" w:hAnsi="Inter" w:hint="default"/>
      </w:rPr>
    </w:lvl>
    <w:lvl w:ilvl="5" w:tplc="BB02AFFE" w:tentative="1">
      <w:start w:val="1"/>
      <w:numFmt w:val="bullet"/>
      <w:lvlText w:val="■"/>
      <w:lvlJc w:val="left"/>
      <w:pPr>
        <w:tabs>
          <w:tab w:val="num" w:pos="4320"/>
        </w:tabs>
        <w:ind w:left="4320" w:hanging="360"/>
      </w:pPr>
      <w:rPr>
        <w:rFonts w:ascii="Inter" w:hAnsi="Inter" w:hint="default"/>
      </w:rPr>
    </w:lvl>
    <w:lvl w:ilvl="6" w:tplc="333CFBD8" w:tentative="1">
      <w:start w:val="1"/>
      <w:numFmt w:val="bullet"/>
      <w:lvlText w:val="■"/>
      <w:lvlJc w:val="left"/>
      <w:pPr>
        <w:tabs>
          <w:tab w:val="num" w:pos="5040"/>
        </w:tabs>
        <w:ind w:left="5040" w:hanging="360"/>
      </w:pPr>
      <w:rPr>
        <w:rFonts w:ascii="Inter" w:hAnsi="Inter" w:hint="default"/>
      </w:rPr>
    </w:lvl>
    <w:lvl w:ilvl="7" w:tplc="2D56AE86" w:tentative="1">
      <w:start w:val="1"/>
      <w:numFmt w:val="bullet"/>
      <w:lvlText w:val="■"/>
      <w:lvlJc w:val="left"/>
      <w:pPr>
        <w:tabs>
          <w:tab w:val="num" w:pos="5760"/>
        </w:tabs>
        <w:ind w:left="5760" w:hanging="360"/>
      </w:pPr>
      <w:rPr>
        <w:rFonts w:ascii="Inter" w:hAnsi="Inter" w:hint="default"/>
      </w:rPr>
    </w:lvl>
    <w:lvl w:ilvl="8" w:tplc="D5E403A0" w:tentative="1">
      <w:start w:val="1"/>
      <w:numFmt w:val="bullet"/>
      <w:lvlText w:val="■"/>
      <w:lvlJc w:val="left"/>
      <w:pPr>
        <w:tabs>
          <w:tab w:val="num" w:pos="6480"/>
        </w:tabs>
        <w:ind w:left="6480" w:hanging="360"/>
      </w:pPr>
      <w:rPr>
        <w:rFonts w:ascii="Inter" w:hAnsi="Inter" w:hint="default"/>
      </w:rPr>
    </w:lvl>
  </w:abstractNum>
  <w:abstractNum w:abstractNumId="1" w15:restartNumberingAfterBreak="0">
    <w:nsid w:val="06FE724C"/>
    <w:multiLevelType w:val="hybridMultilevel"/>
    <w:tmpl w:val="5FACC1BE"/>
    <w:lvl w:ilvl="0" w:tplc="DAACB806">
      <w:start w:val="3"/>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74C162B"/>
    <w:multiLevelType w:val="multilevel"/>
    <w:tmpl w:val="3422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0218A"/>
    <w:multiLevelType w:val="multilevel"/>
    <w:tmpl w:val="AD96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56F85"/>
    <w:multiLevelType w:val="multilevel"/>
    <w:tmpl w:val="16B4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459E5"/>
    <w:multiLevelType w:val="multilevel"/>
    <w:tmpl w:val="C778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03E58"/>
    <w:multiLevelType w:val="multilevel"/>
    <w:tmpl w:val="D8E2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559C5"/>
    <w:multiLevelType w:val="multilevel"/>
    <w:tmpl w:val="506C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C473D"/>
    <w:multiLevelType w:val="multilevel"/>
    <w:tmpl w:val="4666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E3E75"/>
    <w:multiLevelType w:val="multilevel"/>
    <w:tmpl w:val="9C7A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7571E"/>
    <w:multiLevelType w:val="hybridMultilevel"/>
    <w:tmpl w:val="6CA44768"/>
    <w:lvl w:ilvl="0" w:tplc="24A4EE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F25BD7"/>
    <w:multiLevelType w:val="multilevel"/>
    <w:tmpl w:val="0F98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E1008"/>
    <w:multiLevelType w:val="multilevel"/>
    <w:tmpl w:val="4720E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980E8C"/>
    <w:multiLevelType w:val="multilevel"/>
    <w:tmpl w:val="4666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259A3"/>
    <w:multiLevelType w:val="multilevel"/>
    <w:tmpl w:val="0B1A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7430E"/>
    <w:multiLevelType w:val="multilevel"/>
    <w:tmpl w:val="4666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A50B3"/>
    <w:multiLevelType w:val="multilevel"/>
    <w:tmpl w:val="2CCE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D6C19"/>
    <w:multiLevelType w:val="hybridMultilevel"/>
    <w:tmpl w:val="8A22D322"/>
    <w:lvl w:ilvl="0" w:tplc="3D204D88">
      <w:start w:val="1"/>
      <w:numFmt w:val="bullet"/>
      <w:lvlText w:val="■"/>
      <w:lvlJc w:val="left"/>
      <w:pPr>
        <w:tabs>
          <w:tab w:val="num" w:pos="720"/>
        </w:tabs>
        <w:ind w:left="720" w:hanging="360"/>
      </w:pPr>
      <w:rPr>
        <w:rFonts w:ascii="Inter" w:hAnsi="Inter" w:hint="default"/>
      </w:rPr>
    </w:lvl>
    <w:lvl w:ilvl="1" w:tplc="C43252F8" w:tentative="1">
      <w:start w:val="1"/>
      <w:numFmt w:val="bullet"/>
      <w:lvlText w:val="■"/>
      <w:lvlJc w:val="left"/>
      <w:pPr>
        <w:tabs>
          <w:tab w:val="num" w:pos="1440"/>
        </w:tabs>
        <w:ind w:left="1440" w:hanging="360"/>
      </w:pPr>
      <w:rPr>
        <w:rFonts w:ascii="Inter" w:hAnsi="Inter" w:hint="default"/>
      </w:rPr>
    </w:lvl>
    <w:lvl w:ilvl="2" w:tplc="6F6C249E" w:tentative="1">
      <w:start w:val="1"/>
      <w:numFmt w:val="bullet"/>
      <w:lvlText w:val="■"/>
      <w:lvlJc w:val="left"/>
      <w:pPr>
        <w:tabs>
          <w:tab w:val="num" w:pos="2160"/>
        </w:tabs>
        <w:ind w:left="2160" w:hanging="360"/>
      </w:pPr>
      <w:rPr>
        <w:rFonts w:ascii="Inter" w:hAnsi="Inter" w:hint="default"/>
      </w:rPr>
    </w:lvl>
    <w:lvl w:ilvl="3" w:tplc="319C9E1E" w:tentative="1">
      <w:start w:val="1"/>
      <w:numFmt w:val="bullet"/>
      <w:lvlText w:val="■"/>
      <w:lvlJc w:val="left"/>
      <w:pPr>
        <w:tabs>
          <w:tab w:val="num" w:pos="2880"/>
        </w:tabs>
        <w:ind w:left="2880" w:hanging="360"/>
      </w:pPr>
      <w:rPr>
        <w:rFonts w:ascii="Inter" w:hAnsi="Inter" w:hint="default"/>
      </w:rPr>
    </w:lvl>
    <w:lvl w:ilvl="4" w:tplc="5266A01E" w:tentative="1">
      <w:start w:val="1"/>
      <w:numFmt w:val="bullet"/>
      <w:lvlText w:val="■"/>
      <w:lvlJc w:val="left"/>
      <w:pPr>
        <w:tabs>
          <w:tab w:val="num" w:pos="3600"/>
        </w:tabs>
        <w:ind w:left="3600" w:hanging="360"/>
      </w:pPr>
      <w:rPr>
        <w:rFonts w:ascii="Inter" w:hAnsi="Inter" w:hint="default"/>
      </w:rPr>
    </w:lvl>
    <w:lvl w:ilvl="5" w:tplc="0E728926" w:tentative="1">
      <w:start w:val="1"/>
      <w:numFmt w:val="bullet"/>
      <w:lvlText w:val="■"/>
      <w:lvlJc w:val="left"/>
      <w:pPr>
        <w:tabs>
          <w:tab w:val="num" w:pos="4320"/>
        </w:tabs>
        <w:ind w:left="4320" w:hanging="360"/>
      </w:pPr>
      <w:rPr>
        <w:rFonts w:ascii="Inter" w:hAnsi="Inter" w:hint="default"/>
      </w:rPr>
    </w:lvl>
    <w:lvl w:ilvl="6" w:tplc="14AEA4A4" w:tentative="1">
      <w:start w:val="1"/>
      <w:numFmt w:val="bullet"/>
      <w:lvlText w:val="■"/>
      <w:lvlJc w:val="left"/>
      <w:pPr>
        <w:tabs>
          <w:tab w:val="num" w:pos="5040"/>
        </w:tabs>
        <w:ind w:left="5040" w:hanging="360"/>
      </w:pPr>
      <w:rPr>
        <w:rFonts w:ascii="Inter" w:hAnsi="Inter" w:hint="default"/>
      </w:rPr>
    </w:lvl>
    <w:lvl w:ilvl="7" w:tplc="C2BAF0EA" w:tentative="1">
      <w:start w:val="1"/>
      <w:numFmt w:val="bullet"/>
      <w:lvlText w:val="■"/>
      <w:lvlJc w:val="left"/>
      <w:pPr>
        <w:tabs>
          <w:tab w:val="num" w:pos="5760"/>
        </w:tabs>
        <w:ind w:left="5760" w:hanging="360"/>
      </w:pPr>
      <w:rPr>
        <w:rFonts w:ascii="Inter" w:hAnsi="Inter" w:hint="default"/>
      </w:rPr>
    </w:lvl>
    <w:lvl w:ilvl="8" w:tplc="FF6A350A" w:tentative="1">
      <w:start w:val="1"/>
      <w:numFmt w:val="bullet"/>
      <w:lvlText w:val="■"/>
      <w:lvlJc w:val="left"/>
      <w:pPr>
        <w:tabs>
          <w:tab w:val="num" w:pos="6480"/>
        </w:tabs>
        <w:ind w:left="6480" w:hanging="360"/>
      </w:pPr>
      <w:rPr>
        <w:rFonts w:ascii="Inter" w:hAnsi="Inter" w:hint="default"/>
      </w:rPr>
    </w:lvl>
  </w:abstractNum>
  <w:abstractNum w:abstractNumId="18" w15:restartNumberingAfterBreak="0">
    <w:nsid w:val="32BD4B31"/>
    <w:multiLevelType w:val="multilevel"/>
    <w:tmpl w:val="4666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A4C4A"/>
    <w:multiLevelType w:val="multilevel"/>
    <w:tmpl w:val="DD0A8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9E78B7"/>
    <w:multiLevelType w:val="multilevel"/>
    <w:tmpl w:val="B89E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A50BB"/>
    <w:multiLevelType w:val="multilevel"/>
    <w:tmpl w:val="7C60EFB6"/>
    <w:lvl w:ilvl="0">
      <w:start w:val="1"/>
      <w:numFmt w:val="upperRoman"/>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3A580EF1"/>
    <w:multiLevelType w:val="multilevel"/>
    <w:tmpl w:val="4666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66639"/>
    <w:multiLevelType w:val="hybridMultilevel"/>
    <w:tmpl w:val="7BECAC7C"/>
    <w:lvl w:ilvl="0" w:tplc="873C8A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E503BB"/>
    <w:multiLevelType w:val="multilevel"/>
    <w:tmpl w:val="4666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A34A39"/>
    <w:multiLevelType w:val="multilevel"/>
    <w:tmpl w:val="4666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A67C7"/>
    <w:multiLevelType w:val="multilevel"/>
    <w:tmpl w:val="0284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F13F0"/>
    <w:multiLevelType w:val="hybridMultilevel"/>
    <w:tmpl w:val="4CA8252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6C7471"/>
    <w:multiLevelType w:val="hybridMultilevel"/>
    <w:tmpl w:val="9DF2C966"/>
    <w:lvl w:ilvl="0" w:tplc="4EA8D1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037E6B"/>
    <w:multiLevelType w:val="hybridMultilevel"/>
    <w:tmpl w:val="4FA4B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0821D8"/>
    <w:multiLevelType w:val="multilevel"/>
    <w:tmpl w:val="10BE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CC0DD7"/>
    <w:multiLevelType w:val="hybridMultilevel"/>
    <w:tmpl w:val="37F2C024"/>
    <w:lvl w:ilvl="0" w:tplc="D7489040">
      <w:start w:val="1"/>
      <w:numFmt w:val="bullet"/>
      <w:lvlText w:val="■"/>
      <w:lvlJc w:val="left"/>
      <w:pPr>
        <w:tabs>
          <w:tab w:val="num" w:pos="720"/>
        </w:tabs>
        <w:ind w:left="720" w:hanging="360"/>
      </w:pPr>
      <w:rPr>
        <w:rFonts w:ascii="Inter" w:hAnsi="Inter" w:hint="default"/>
      </w:rPr>
    </w:lvl>
    <w:lvl w:ilvl="1" w:tplc="93E89E1C" w:tentative="1">
      <w:start w:val="1"/>
      <w:numFmt w:val="bullet"/>
      <w:lvlText w:val="■"/>
      <w:lvlJc w:val="left"/>
      <w:pPr>
        <w:tabs>
          <w:tab w:val="num" w:pos="1440"/>
        </w:tabs>
        <w:ind w:left="1440" w:hanging="360"/>
      </w:pPr>
      <w:rPr>
        <w:rFonts w:ascii="Inter" w:hAnsi="Inter" w:hint="default"/>
      </w:rPr>
    </w:lvl>
    <w:lvl w:ilvl="2" w:tplc="092E7312" w:tentative="1">
      <w:start w:val="1"/>
      <w:numFmt w:val="bullet"/>
      <w:lvlText w:val="■"/>
      <w:lvlJc w:val="left"/>
      <w:pPr>
        <w:tabs>
          <w:tab w:val="num" w:pos="2160"/>
        </w:tabs>
        <w:ind w:left="2160" w:hanging="360"/>
      </w:pPr>
      <w:rPr>
        <w:rFonts w:ascii="Inter" w:hAnsi="Inter" w:hint="default"/>
      </w:rPr>
    </w:lvl>
    <w:lvl w:ilvl="3" w:tplc="1CF4154A" w:tentative="1">
      <w:start w:val="1"/>
      <w:numFmt w:val="bullet"/>
      <w:lvlText w:val="■"/>
      <w:lvlJc w:val="left"/>
      <w:pPr>
        <w:tabs>
          <w:tab w:val="num" w:pos="2880"/>
        </w:tabs>
        <w:ind w:left="2880" w:hanging="360"/>
      </w:pPr>
      <w:rPr>
        <w:rFonts w:ascii="Inter" w:hAnsi="Inter" w:hint="default"/>
      </w:rPr>
    </w:lvl>
    <w:lvl w:ilvl="4" w:tplc="24647942" w:tentative="1">
      <w:start w:val="1"/>
      <w:numFmt w:val="bullet"/>
      <w:lvlText w:val="■"/>
      <w:lvlJc w:val="left"/>
      <w:pPr>
        <w:tabs>
          <w:tab w:val="num" w:pos="3600"/>
        </w:tabs>
        <w:ind w:left="3600" w:hanging="360"/>
      </w:pPr>
      <w:rPr>
        <w:rFonts w:ascii="Inter" w:hAnsi="Inter" w:hint="default"/>
      </w:rPr>
    </w:lvl>
    <w:lvl w:ilvl="5" w:tplc="798ED3E2" w:tentative="1">
      <w:start w:val="1"/>
      <w:numFmt w:val="bullet"/>
      <w:lvlText w:val="■"/>
      <w:lvlJc w:val="left"/>
      <w:pPr>
        <w:tabs>
          <w:tab w:val="num" w:pos="4320"/>
        </w:tabs>
        <w:ind w:left="4320" w:hanging="360"/>
      </w:pPr>
      <w:rPr>
        <w:rFonts w:ascii="Inter" w:hAnsi="Inter" w:hint="default"/>
      </w:rPr>
    </w:lvl>
    <w:lvl w:ilvl="6" w:tplc="21B69214" w:tentative="1">
      <w:start w:val="1"/>
      <w:numFmt w:val="bullet"/>
      <w:lvlText w:val="■"/>
      <w:lvlJc w:val="left"/>
      <w:pPr>
        <w:tabs>
          <w:tab w:val="num" w:pos="5040"/>
        </w:tabs>
        <w:ind w:left="5040" w:hanging="360"/>
      </w:pPr>
      <w:rPr>
        <w:rFonts w:ascii="Inter" w:hAnsi="Inter" w:hint="default"/>
      </w:rPr>
    </w:lvl>
    <w:lvl w:ilvl="7" w:tplc="B3E6EE22" w:tentative="1">
      <w:start w:val="1"/>
      <w:numFmt w:val="bullet"/>
      <w:lvlText w:val="■"/>
      <w:lvlJc w:val="left"/>
      <w:pPr>
        <w:tabs>
          <w:tab w:val="num" w:pos="5760"/>
        </w:tabs>
        <w:ind w:left="5760" w:hanging="360"/>
      </w:pPr>
      <w:rPr>
        <w:rFonts w:ascii="Inter" w:hAnsi="Inter" w:hint="default"/>
      </w:rPr>
    </w:lvl>
    <w:lvl w:ilvl="8" w:tplc="2DD6D80C" w:tentative="1">
      <w:start w:val="1"/>
      <w:numFmt w:val="bullet"/>
      <w:lvlText w:val="■"/>
      <w:lvlJc w:val="left"/>
      <w:pPr>
        <w:tabs>
          <w:tab w:val="num" w:pos="6480"/>
        </w:tabs>
        <w:ind w:left="6480" w:hanging="360"/>
      </w:pPr>
      <w:rPr>
        <w:rFonts w:ascii="Inter" w:hAnsi="Inter" w:hint="default"/>
      </w:rPr>
    </w:lvl>
  </w:abstractNum>
  <w:abstractNum w:abstractNumId="32" w15:restartNumberingAfterBreak="0">
    <w:nsid w:val="556F525B"/>
    <w:multiLevelType w:val="hybridMultilevel"/>
    <w:tmpl w:val="6C4886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596318C"/>
    <w:multiLevelType w:val="multilevel"/>
    <w:tmpl w:val="4666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9C7939"/>
    <w:multiLevelType w:val="multilevel"/>
    <w:tmpl w:val="8628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DF6555"/>
    <w:multiLevelType w:val="hybridMultilevel"/>
    <w:tmpl w:val="5BC03304"/>
    <w:lvl w:ilvl="0" w:tplc="6966C85C">
      <w:start w:val="1"/>
      <w:numFmt w:val="bullet"/>
      <w:lvlText w:val="•"/>
      <w:lvlJc w:val="left"/>
      <w:pPr>
        <w:tabs>
          <w:tab w:val="num" w:pos="720"/>
        </w:tabs>
        <w:ind w:left="720" w:hanging="360"/>
      </w:pPr>
      <w:rPr>
        <w:rFonts w:ascii="Times New Roman" w:hAnsi="Times New Roman" w:hint="default"/>
      </w:rPr>
    </w:lvl>
    <w:lvl w:ilvl="1" w:tplc="1696C004" w:tentative="1">
      <w:start w:val="1"/>
      <w:numFmt w:val="bullet"/>
      <w:lvlText w:val="•"/>
      <w:lvlJc w:val="left"/>
      <w:pPr>
        <w:tabs>
          <w:tab w:val="num" w:pos="1440"/>
        </w:tabs>
        <w:ind w:left="1440" w:hanging="360"/>
      </w:pPr>
      <w:rPr>
        <w:rFonts w:ascii="Times New Roman" w:hAnsi="Times New Roman" w:hint="default"/>
      </w:rPr>
    </w:lvl>
    <w:lvl w:ilvl="2" w:tplc="DA14BB1E" w:tentative="1">
      <w:start w:val="1"/>
      <w:numFmt w:val="bullet"/>
      <w:lvlText w:val="•"/>
      <w:lvlJc w:val="left"/>
      <w:pPr>
        <w:tabs>
          <w:tab w:val="num" w:pos="2160"/>
        </w:tabs>
        <w:ind w:left="2160" w:hanging="360"/>
      </w:pPr>
      <w:rPr>
        <w:rFonts w:ascii="Times New Roman" w:hAnsi="Times New Roman" w:hint="default"/>
      </w:rPr>
    </w:lvl>
    <w:lvl w:ilvl="3" w:tplc="272408C4" w:tentative="1">
      <w:start w:val="1"/>
      <w:numFmt w:val="bullet"/>
      <w:lvlText w:val="•"/>
      <w:lvlJc w:val="left"/>
      <w:pPr>
        <w:tabs>
          <w:tab w:val="num" w:pos="2880"/>
        </w:tabs>
        <w:ind w:left="2880" w:hanging="360"/>
      </w:pPr>
      <w:rPr>
        <w:rFonts w:ascii="Times New Roman" w:hAnsi="Times New Roman" w:hint="default"/>
      </w:rPr>
    </w:lvl>
    <w:lvl w:ilvl="4" w:tplc="A8126CBE" w:tentative="1">
      <w:start w:val="1"/>
      <w:numFmt w:val="bullet"/>
      <w:lvlText w:val="•"/>
      <w:lvlJc w:val="left"/>
      <w:pPr>
        <w:tabs>
          <w:tab w:val="num" w:pos="3600"/>
        </w:tabs>
        <w:ind w:left="3600" w:hanging="360"/>
      </w:pPr>
      <w:rPr>
        <w:rFonts w:ascii="Times New Roman" w:hAnsi="Times New Roman" w:hint="default"/>
      </w:rPr>
    </w:lvl>
    <w:lvl w:ilvl="5" w:tplc="0F64DDEA" w:tentative="1">
      <w:start w:val="1"/>
      <w:numFmt w:val="bullet"/>
      <w:lvlText w:val="•"/>
      <w:lvlJc w:val="left"/>
      <w:pPr>
        <w:tabs>
          <w:tab w:val="num" w:pos="4320"/>
        </w:tabs>
        <w:ind w:left="4320" w:hanging="360"/>
      </w:pPr>
      <w:rPr>
        <w:rFonts w:ascii="Times New Roman" w:hAnsi="Times New Roman" w:hint="default"/>
      </w:rPr>
    </w:lvl>
    <w:lvl w:ilvl="6" w:tplc="180AA608" w:tentative="1">
      <w:start w:val="1"/>
      <w:numFmt w:val="bullet"/>
      <w:lvlText w:val="•"/>
      <w:lvlJc w:val="left"/>
      <w:pPr>
        <w:tabs>
          <w:tab w:val="num" w:pos="5040"/>
        </w:tabs>
        <w:ind w:left="5040" w:hanging="360"/>
      </w:pPr>
      <w:rPr>
        <w:rFonts w:ascii="Times New Roman" w:hAnsi="Times New Roman" w:hint="default"/>
      </w:rPr>
    </w:lvl>
    <w:lvl w:ilvl="7" w:tplc="040C7EB6" w:tentative="1">
      <w:start w:val="1"/>
      <w:numFmt w:val="bullet"/>
      <w:lvlText w:val="•"/>
      <w:lvlJc w:val="left"/>
      <w:pPr>
        <w:tabs>
          <w:tab w:val="num" w:pos="5760"/>
        </w:tabs>
        <w:ind w:left="5760" w:hanging="360"/>
      </w:pPr>
      <w:rPr>
        <w:rFonts w:ascii="Times New Roman" w:hAnsi="Times New Roman" w:hint="default"/>
      </w:rPr>
    </w:lvl>
    <w:lvl w:ilvl="8" w:tplc="7CB4936A"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57483987"/>
    <w:multiLevelType w:val="multilevel"/>
    <w:tmpl w:val="6B7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577F59"/>
    <w:multiLevelType w:val="hybridMultilevel"/>
    <w:tmpl w:val="A678C9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5D7D5601"/>
    <w:multiLevelType w:val="multilevel"/>
    <w:tmpl w:val="4666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CA5433"/>
    <w:multiLevelType w:val="multilevel"/>
    <w:tmpl w:val="E838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1E1F03"/>
    <w:multiLevelType w:val="multilevel"/>
    <w:tmpl w:val="EAFE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BC5178"/>
    <w:multiLevelType w:val="multilevel"/>
    <w:tmpl w:val="4666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80FA3"/>
    <w:multiLevelType w:val="multilevel"/>
    <w:tmpl w:val="07D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8906F9"/>
    <w:multiLevelType w:val="multilevel"/>
    <w:tmpl w:val="38A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9537B8"/>
    <w:multiLevelType w:val="hybridMultilevel"/>
    <w:tmpl w:val="B046FB54"/>
    <w:lvl w:ilvl="0" w:tplc="6AE2E2E0">
      <w:start w:val="1"/>
      <w:numFmt w:val="bullet"/>
      <w:lvlText w:val="■"/>
      <w:lvlJc w:val="left"/>
      <w:pPr>
        <w:tabs>
          <w:tab w:val="num" w:pos="720"/>
        </w:tabs>
        <w:ind w:left="720" w:hanging="360"/>
      </w:pPr>
      <w:rPr>
        <w:rFonts w:ascii="Inter" w:hAnsi="Inter" w:hint="default"/>
      </w:rPr>
    </w:lvl>
    <w:lvl w:ilvl="1" w:tplc="2F32D656" w:tentative="1">
      <w:start w:val="1"/>
      <w:numFmt w:val="bullet"/>
      <w:lvlText w:val="■"/>
      <w:lvlJc w:val="left"/>
      <w:pPr>
        <w:tabs>
          <w:tab w:val="num" w:pos="1440"/>
        </w:tabs>
        <w:ind w:left="1440" w:hanging="360"/>
      </w:pPr>
      <w:rPr>
        <w:rFonts w:ascii="Inter" w:hAnsi="Inter" w:hint="default"/>
      </w:rPr>
    </w:lvl>
    <w:lvl w:ilvl="2" w:tplc="2006E528" w:tentative="1">
      <w:start w:val="1"/>
      <w:numFmt w:val="bullet"/>
      <w:lvlText w:val="■"/>
      <w:lvlJc w:val="left"/>
      <w:pPr>
        <w:tabs>
          <w:tab w:val="num" w:pos="2160"/>
        </w:tabs>
        <w:ind w:left="2160" w:hanging="360"/>
      </w:pPr>
      <w:rPr>
        <w:rFonts w:ascii="Inter" w:hAnsi="Inter" w:hint="default"/>
      </w:rPr>
    </w:lvl>
    <w:lvl w:ilvl="3" w:tplc="CFD6DFD0" w:tentative="1">
      <w:start w:val="1"/>
      <w:numFmt w:val="bullet"/>
      <w:lvlText w:val="■"/>
      <w:lvlJc w:val="left"/>
      <w:pPr>
        <w:tabs>
          <w:tab w:val="num" w:pos="2880"/>
        </w:tabs>
        <w:ind w:left="2880" w:hanging="360"/>
      </w:pPr>
      <w:rPr>
        <w:rFonts w:ascii="Inter" w:hAnsi="Inter" w:hint="default"/>
      </w:rPr>
    </w:lvl>
    <w:lvl w:ilvl="4" w:tplc="C75E1438" w:tentative="1">
      <w:start w:val="1"/>
      <w:numFmt w:val="bullet"/>
      <w:lvlText w:val="■"/>
      <w:lvlJc w:val="left"/>
      <w:pPr>
        <w:tabs>
          <w:tab w:val="num" w:pos="3600"/>
        </w:tabs>
        <w:ind w:left="3600" w:hanging="360"/>
      </w:pPr>
      <w:rPr>
        <w:rFonts w:ascii="Inter" w:hAnsi="Inter" w:hint="default"/>
      </w:rPr>
    </w:lvl>
    <w:lvl w:ilvl="5" w:tplc="EDF6B228" w:tentative="1">
      <w:start w:val="1"/>
      <w:numFmt w:val="bullet"/>
      <w:lvlText w:val="■"/>
      <w:lvlJc w:val="left"/>
      <w:pPr>
        <w:tabs>
          <w:tab w:val="num" w:pos="4320"/>
        </w:tabs>
        <w:ind w:left="4320" w:hanging="360"/>
      </w:pPr>
      <w:rPr>
        <w:rFonts w:ascii="Inter" w:hAnsi="Inter" w:hint="default"/>
      </w:rPr>
    </w:lvl>
    <w:lvl w:ilvl="6" w:tplc="23F61CAE" w:tentative="1">
      <w:start w:val="1"/>
      <w:numFmt w:val="bullet"/>
      <w:lvlText w:val="■"/>
      <w:lvlJc w:val="left"/>
      <w:pPr>
        <w:tabs>
          <w:tab w:val="num" w:pos="5040"/>
        </w:tabs>
        <w:ind w:left="5040" w:hanging="360"/>
      </w:pPr>
      <w:rPr>
        <w:rFonts w:ascii="Inter" w:hAnsi="Inter" w:hint="default"/>
      </w:rPr>
    </w:lvl>
    <w:lvl w:ilvl="7" w:tplc="C4662AD6" w:tentative="1">
      <w:start w:val="1"/>
      <w:numFmt w:val="bullet"/>
      <w:lvlText w:val="■"/>
      <w:lvlJc w:val="left"/>
      <w:pPr>
        <w:tabs>
          <w:tab w:val="num" w:pos="5760"/>
        </w:tabs>
        <w:ind w:left="5760" w:hanging="360"/>
      </w:pPr>
      <w:rPr>
        <w:rFonts w:ascii="Inter" w:hAnsi="Inter" w:hint="default"/>
      </w:rPr>
    </w:lvl>
    <w:lvl w:ilvl="8" w:tplc="96E2D8F2" w:tentative="1">
      <w:start w:val="1"/>
      <w:numFmt w:val="bullet"/>
      <w:lvlText w:val="■"/>
      <w:lvlJc w:val="left"/>
      <w:pPr>
        <w:tabs>
          <w:tab w:val="num" w:pos="6480"/>
        </w:tabs>
        <w:ind w:left="6480" w:hanging="360"/>
      </w:pPr>
      <w:rPr>
        <w:rFonts w:ascii="Inter" w:hAnsi="Inter" w:hint="default"/>
      </w:rPr>
    </w:lvl>
  </w:abstractNum>
  <w:abstractNum w:abstractNumId="45" w15:restartNumberingAfterBreak="0">
    <w:nsid w:val="78FA6A29"/>
    <w:multiLevelType w:val="hybridMultilevel"/>
    <w:tmpl w:val="D698171C"/>
    <w:lvl w:ilvl="0" w:tplc="CFAA420A">
      <w:start w:val="1"/>
      <w:numFmt w:val="bullet"/>
      <w:lvlText w:val="•"/>
      <w:lvlJc w:val="left"/>
      <w:pPr>
        <w:tabs>
          <w:tab w:val="num" w:pos="720"/>
        </w:tabs>
        <w:ind w:left="720" w:hanging="360"/>
      </w:pPr>
      <w:rPr>
        <w:rFonts w:ascii="Times New Roman" w:hAnsi="Times New Roman" w:hint="default"/>
      </w:rPr>
    </w:lvl>
    <w:lvl w:ilvl="1" w:tplc="D966A0D6" w:tentative="1">
      <w:start w:val="1"/>
      <w:numFmt w:val="bullet"/>
      <w:lvlText w:val="•"/>
      <w:lvlJc w:val="left"/>
      <w:pPr>
        <w:tabs>
          <w:tab w:val="num" w:pos="1440"/>
        </w:tabs>
        <w:ind w:left="1440" w:hanging="360"/>
      </w:pPr>
      <w:rPr>
        <w:rFonts w:ascii="Times New Roman" w:hAnsi="Times New Roman" w:hint="default"/>
      </w:rPr>
    </w:lvl>
    <w:lvl w:ilvl="2" w:tplc="D39CAAAC" w:tentative="1">
      <w:start w:val="1"/>
      <w:numFmt w:val="bullet"/>
      <w:lvlText w:val="•"/>
      <w:lvlJc w:val="left"/>
      <w:pPr>
        <w:tabs>
          <w:tab w:val="num" w:pos="2160"/>
        </w:tabs>
        <w:ind w:left="2160" w:hanging="360"/>
      </w:pPr>
      <w:rPr>
        <w:rFonts w:ascii="Times New Roman" w:hAnsi="Times New Roman" w:hint="default"/>
      </w:rPr>
    </w:lvl>
    <w:lvl w:ilvl="3" w:tplc="FAB4605E" w:tentative="1">
      <w:start w:val="1"/>
      <w:numFmt w:val="bullet"/>
      <w:lvlText w:val="•"/>
      <w:lvlJc w:val="left"/>
      <w:pPr>
        <w:tabs>
          <w:tab w:val="num" w:pos="2880"/>
        </w:tabs>
        <w:ind w:left="2880" w:hanging="360"/>
      </w:pPr>
      <w:rPr>
        <w:rFonts w:ascii="Times New Roman" w:hAnsi="Times New Roman" w:hint="default"/>
      </w:rPr>
    </w:lvl>
    <w:lvl w:ilvl="4" w:tplc="61883866" w:tentative="1">
      <w:start w:val="1"/>
      <w:numFmt w:val="bullet"/>
      <w:lvlText w:val="•"/>
      <w:lvlJc w:val="left"/>
      <w:pPr>
        <w:tabs>
          <w:tab w:val="num" w:pos="3600"/>
        </w:tabs>
        <w:ind w:left="3600" w:hanging="360"/>
      </w:pPr>
      <w:rPr>
        <w:rFonts w:ascii="Times New Roman" w:hAnsi="Times New Roman" w:hint="default"/>
      </w:rPr>
    </w:lvl>
    <w:lvl w:ilvl="5" w:tplc="037AA20E" w:tentative="1">
      <w:start w:val="1"/>
      <w:numFmt w:val="bullet"/>
      <w:lvlText w:val="•"/>
      <w:lvlJc w:val="left"/>
      <w:pPr>
        <w:tabs>
          <w:tab w:val="num" w:pos="4320"/>
        </w:tabs>
        <w:ind w:left="4320" w:hanging="360"/>
      </w:pPr>
      <w:rPr>
        <w:rFonts w:ascii="Times New Roman" w:hAnsi="Times New Roman" w:hint="default"/>
      </w:rPr>
    </w:lvl>
    <w:lvl w:ilvl="6" w:tplc="7674B4C8" w:tentative="1">
      <w:start w:val="1"/>
      <w:numFmt w:val="bullet"/>
      <w:lvlText w:val="•"/>
      <w:lvlJc w:val="left"/>
      <w:pPr>
        <w:tabs>
          <w:tab w:val="num" w:pos="5040"/>
        </w:tabs>
        <w:ind w:left="5040" w:hanging="360"/>
      </w:pPr>
      <w:rPr>
        <w:rFonts w:ascii="Times New Roman" w:hAnsi="Times New Roman" w:hint="default"/>
      </w:rPr>
    </w:lvl>
    <w:lvl w:ilvl="7" w:tplc="EEFA7EA8" w:tentative="1">
      <w:start w:val="1"/>
      <w:numFmt w:val="bullet"/>
      <w:lvlText w:val="•"/>
      <w:lvlJc w:val="left"/>
      <w:pPr>
        <w:tabs>
          <w:tab w:val="num" w:pos="5760"/>
        </w:tabs>
        <w:ind w:left="5760" w:hanging="360"/>
      </w:pPr>
      <w:rPr>
        <w:rFonts w:ascii="Times New Roman" w:hAnsi="Times New Roman" w:hint="default"/>
      </w:rPr>
    </w:lvl>
    <w:lvl w:ilvl="8" w:tplc="64A0B526"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7C3B38AE"/>
    <w:multiLevelType w:val="hybridMultilevel"/>
    <w:tmpl w:val="7B06F192"/>
    <w:lvl w:ilvl="0" w:tplc="F2AC3C5E">
      <w:start w:val="1"/>
      <w:numFmt w:val="bullet"/>
      <w:lvlText w:val="•"/>
      <w:lvlJc w:val="left"/>
      <w:pPr>
        <w:tabs>
          <w:tab w:val="num" w:pos="720"/>
        </w:tabs>
        <w:ind w:left="720" w:hanging="360"/>
      </w:pPr>
      <w:rPr>
        <w:rFonts w:ascii="Times New Roman" w:hAnsi="Times New Roman" w:hint="default"/>
      </w:rPr>
    </w:lvl>
    <w:lvl w:ilvl="1" w:tplc="3CF6FAFC" w:tentative="1">
      <w:start w:val="1"/>
      <w:numFmt w:val="bullet"/>
      <w:lvlText w:val="•"/>
      <w:lvlJc w:val="left"/>
      <w:pPr>
        <w:tabs>
          <w:tab w:val="num" w:pos="1440"/>
        </w:tabs>
        <w:ind w:left="1440" w:hanging="360"/>
      </w:pPr>
      <w:rPr>
        <w:rFonts w:ascii="Times New Roman" w:hAnsi="Times New Roman" w:hint="default"/>
      </w:rPr>
    </w:lvl>
    <w:lvl w:ilvl="2" w:tplc="1B9231AA" w:tentative="1">
      <w:start w:val="1"/>
      <w:numFmt w:val="bullet"/>
      <w:lvlText w:val="•"/>
      <w:lvlJc w:val="left"/>
      <w:pPr>
        <w:tabs>
          <w:tab w:val="num" w:pos="2160"/>
        </w:tabs>
        <w:ind w:left="2160" w:hanging="360"/>
      </w:pPr>
      <w:rPr>
        <w:rFonts w:ascii="Times New Roman" w:hAnsi="Times New Roman" w:hint="default"/>
      </w:rPr>
    </w:lvl>
    <w:lvl w:ilvl="3" w:tplc="8EAA8096" w:tentative="1">
      <w:start w:val="1"/>
      <w:numFmt w:val="bullet"/>
      <w:lvlText w:val="•"/>
      <w:lvlJc w:val="left"/>
      <w:pPr>
        <w:tabs>
          <w:tab w:val="num" w:pos="2880"/>
        </w:tabs>
        <w:ind w:left="2880" w:hanging="360"/>
      </w:pPr>
      <w:rPr>
        <w:rFonts w:ascii="Times New Roman" w:hAnsi="Times New Roman" w:hint="default"/>
      </w:rPr>
    </w:lvl>
    <w:lvl w:ilvl="4" w:tplc="86C6D290" w:tentative="1">
      <w:start w:val="1"/>
      <w:numFmt w:val="bullet"/>
      <w:lvlText w:val="•"/>
      <w:lvlJc w:val="left"/>
      <w:pPr>
        <w:tabs>
          <w:tab w:val="num" w:pos="3600"/>
        </w:tabs>
        <w:ind w:left="3600" w:hanging="360"/>
      </w:pPr>
      <w:rPr>
        <w:rFonts w:ascii="Times New Roman" w:hAnsi="Times New Roman" w:hint="default"/>
      </w:rPr>
    </w:lvl>
    <w:lvl w:ilvl="5" w:tplc="9D7C3074" w:tentative="1">
      <w:start w:val="1"/>
      <w:numFmt w:val="bullet"/>
      <w:lvlText w:val="•"/>
      <w:lvlJc w:val="left"/>
      <w:pPr>
        <w:tabs>
          <w:tab w:val="num" w:pos="4320"/>
        </w:tabs>
        <w:ind w:left="4320" w:hanging="360"/>
      </w:pPr>
      <w:rPr>
        <w:rFonts w:ascii="Times New Roman" w:hAnsi="Times New Roman" w:hint="default"/>
      </w:rPr>
    </w:lvl>
    <w:lvl w:ilvl="6" w:tplc="476C5B0E" w:tentative="1">
      <w:start w:val="1"/>
      <w:numFmt w:val="bullet"/>
      <w:lvlText w:val="•"/>
      <w:lvlJc w:val="left"/>
      <w:pPr>
        <w:tabs>
          <w:tab w:val="num" w:pos="5040"/>
        </w:tabs>
        <w:ind w:left="5040" w:hanging="360"/>
      </w:pPr>
      <w:rPr>
        <w:rFonts w:ascii="Times New Roman" w:hAnsi="Times New Roman" w:hint="default"/>
      </w:rPr>
    </w:lvl>
    <w:lvl w:ilvl="7" w:tplc="B69C31EC" w:tentative="1">
      <w:start w:val="1"/>
      <w:numFmt w:val="bullet"/>
      <w:lvlText w:val="•"/>
      <w:lvlJc w:val="left"/>
      <w:pPr>
        <w:tabs>
          <w:tab w:val="num" w:pos="5760"/>
        </w:tabs>
        <w:ind w:left="5760" w:hanging="360"/>
      </w:pPr>
      <w:rPr>
        <w:rFonts w:ascii="Times New Roman" w:hAnsi="Times New Roman" w:hint="default"/>
      </w:rPr>
    </w:lvl>
    <w:lvl w:ilvl="8" w:tplc="7C44AE64" w:tentative="1">
      <w:start w:val="1"/>
      <w:numFmt w:val="bullet"/>
      <w:lvlText w:val="•"/>
      <w:lvlJc w:val="left"/>
      <w:pPr>
        <w:tabs>
          <w:tab w:val="num" w:pos="6480"/>
        </w:tabs>
        <w:ind w:left="6480" w:hanging="360"/>
      </w:pPr>
      <w:rPr>
        <w:rFonts w:ascii="Times New Roman" w:hAnsi="Times New Roman" w:hint="default"/>
      </w:rPr>
    </w:lvl>
  </w:abstractNum>
  <w:abstractNum w:abstractNumId="47" w15:restartNumberingAfterBreak="0">
    <w:nsid w:val="7CE24E79"/>
    <w:multiLevelType w:val="multilevel"/>
    <w:tmpl w:val="466639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499225545">
    <w:abstractNumId w:val="23"/>
  </w:num>
  <w:num w:numId="2" w16cid:durableId="1558010619">
    <w:abstractNumId w:val="10"/>
  </w:num>
  <w:num w:numId="3" w16cid:durableId="1906061932">
    <w:abstractNumId w:val="28"/>
  </w:num>
  <w:num w:numId="4" w16cid:durableId="690230493">
    <w:abstractNumId w:val="21"/>
  </w:num>
  <w:num w:numId="5" w16cid:durableId="1053237048">
    <w:abstractNumId w:val="5"/>
  </w:num>
  <w:num w:numId="6" w16cid:durableId="1994948368">
    <w:abstractNumId w:val="34"/>
  </w:num>
  <w:num w:numId="7" w16cid:durableId="1372808461">
    <w:abstractNumId w:val="39"/>
  </w:num>
  <w:num w:numId="8" w16cid:durableId="1695224044">
    <w:abstractNumId w:val="43"/>
  </w:num>
  <w:num w:numId="9" w16cid:durableId="327680931">
    <w:abstractNumId w:val="40"/>
  </w:num>
  <w:num w:numId="10" w16cid:durableId="902132370">
    <w:abstractNumId w:val="7"/>
  </w:num>
  <w:num w:numId="11" w16cid:durableId="942886347">
    <w:abstractNumId w:val="8"/>
  </w:num>
  <w:num w:numId="12" w16cid:durableId="1113331695">
    <w:abstractNumId w:val="14"/>
  </w:num>
  <w:num w:numId="13" w16cid:durableId="1589920555">
    <w:abstractNumId w:val="11"/>
  </w:num>
  <w:num w:numId="14" w16cid:durableId="1706520549">
    <w:abstractNumId w:val="2"/>
  </w:num>
  <w:num w:numId="15" w16cid:durableId="912276305">
    <w:abstractNumId w:val="9"/>
  </w:num>
  <w:num w:numId="16" w16cid:durableId="1013847885">
    <w:abstractNumId w:val="42"/>
  </w:num>
  <w:num w:numId="17" w16cid:durableId="1581021278">
    <w:abstractNumId w:val="4"/>
  </w:num>
  <w:num w:numId="18" w16cid:durableId="334502725">
    <w:abstractNumId w:val="26"/>
  </w:num>
  <w:num w:numId="19" w16cid:durableId="1648127215">
    <w:abstractNumId w:val="36"/>
  </w:num>
  <w:num w:numId="20" w16cid:durableId="341787195">
    <w:abstractNumId w:val="20"/>
  </w:num>
  <w:num w:numId="21" w16cid:durableId="1294869630">
    <w:abstractNumId w:val="19"/>
  </w:num>
  <w:num w:numId="22" w16cid:durableId="1913200990">
    <w:abstractNumId w:val="30"/>
  </w:num>
  <w:num w:numId="23" w16cid:durableId="827601387">
    <w:abstractNumId w:val="3"/>
  </w:num>
  <w:num w:numId="24" w16cid:durableId="1780485504">
    <w:abstractNumId w:val="31"/>
  </w:num>
  <w:num w:numId="25" w16cid:durableId="286857712">
    <w:abstractNumId w:val="17"/>
  </w:num>
  <w:num w:numId="26" w16cid:durableId="902834374">
    <w:abstractNumId w:val="44"/>
  </w:num>
  <w:num w:numId="27" w16cid:durableId="769349909">
    <w:abstractNumId w:val="0"/>
  </w:num>
  <w:num w:numId="28" w16cid:durableId="1548370394">
    <w:abstractNumId w:val="16"/>
  </w:num>
  <w:num w:numId="29" w16cid:durableId="1022707467">
    <w:abstractNumId w:val="6"/>
  </w:num>
  <w:num w:numId="30" w16cid:durableId="1745448755">
    <w:abstractNumId w:val="35"/>
  </w:num>
  <w:num w:numId="31" w16cid:durableId="271983592">
    <w:abstractNumId w:val="45"/>
  </w:num>
  <w:num w:numId="32" w16cid:durableId="61104617">
    <w:abstractNumId w:val="1"/>
  </w:num>
  <w:num w:numId="33" w16cid:durableId="1794861443">
    <w:abstractNumId w:val="46"/>
  </w:num>
  <w:num w:numId="34" w16cid:durableId="29502548">
    <w:abstractNumId w:val="37"/>
  </w:num>
  <w:num w:numId="35" w16cid:durableId="368074620">
    <w:abstractNumId w:val="29"/>
  </w:num>
  <w:num w:numId="36" w16cid:durableId="1200043682">
    <w:abstractNumId w:val="27"/>
  </w:num>
  <w:num w:numId="37" w16cid:durableId="361639477">
    <w:abstractNumId w:val="32"/>
  </w:num>
  <w:num w:numId="38" w16cid:durableId="1433159764">
    <w:abstractNumId w:val="41"/>
  </w:num>
  <w:num w:numId="39" w16cid:durableId="1286741111">
    <w:abstractNumId w:val="24"/>
  </w:num>
  <w:num w:numId="40" w16cid:durableId="590166263">
    <w:abstractNumId w:val="15"/>
  </w:num>
  <w:num w:numId="41" w16cid:durableId="1310549808">
    <w:abstractNumId w:val="47"/>
  </w:num>
  <w:num w:numId="42" w16cid:durableId="558126833">
    <w:abstractNumId w:val="18"/>
  </w:num>
  <w:num w:numId="43" w16cid:durableId="1537232053">
    <w:abstractNumId w:val="22"/>
  </w:num>
  <w:num w:numId="44" w16cid:durableId="878393604">
    <w:abstractNumId w:val="25"/>
  </w:num>
  <w:num w:numId="45" w16cid:durableId="973869678">
    <w:abstractNumId w:val="38"/>
  </w:num>
  <w:num w:numId="46" w16cid:durableId="1799952056">
    <w:abstractNumId w:val="33"/>
  </w:num>
  <w:num w:numId="47" w16cid:durableId="1161038824">
    <w:abstractNumId w:val="13"/>
  </w:num>
  <w:num w:numId="48" w16cid:durableId="20385015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F7C"/>
    <w:rsid w:val="0000044C"/>
    <w:rsid w:val="000010CC"/>
    <w:rsid w:val="00013F4C"/>
    <w:rsid w:val="00017744"/>
    <w:rsid w:val="00025051"/>
    <w:rsid w:val="0003243C"/>
    <w:rsid w:val="00032FFD"/>
    <w:rsid w:val="0003522D"/>
    <w:rsid w:val="000623F6"/>
    <w:rsid w:val="000642CC"/>
    <w:rsid w:val="00065779"/>
    <w:rsid w:val="00080630"/>
    <w:rsid w:val="000C3910"/>
    <w:rsid w:val="000C4237"/>
    <w:rsid w:val="000E6A86"/>
    <w:rsid w:val="000F3F0A"/>
    <w:rsid w:val="000F4CFF"/>
    <w:rsid w:val="001007B2"/>
    <w:rsid w:val="00105754"/>
    <w:rsid w:val="00112A29"/>
    <w:rsid w:val="0013004F"/>
    <w:rsid w:val="00133710"/>
    <w:rsid w:val="0014506C"/>
    <w:rsid w:val="0014678E"/>
    <w:rsid w:val="00146ACF"/>
    <w:rsid w:val="00150D34"/>
    <w:rsid w:val="00164D86"/>
    <w:rsid w:val="0017561F"/>
    <w:rsid w:val="001A0DAB"/>
    <w:rsid w:val="001A1686"/>
    <w:rsid w:val="001A2180"/>
    <w:rsid w:val="001B27A9"/>
    <w:rsid w:val="001C270D"/>
    <w:rsid w:val="001D2F6B"/>
    <w:rsid w:val="001D46E3"/>
    <w:rsid w:val="001D5C36"/>
    <w:rsid w:val="001E27EB"/>
    <w:rsid w:val="001E7391"/>
    <w:rsid w:val="001E7854"/>
    <w:rsid w:val="001F13C6"/>
    <w:rsid w:val="001F4507"/>
    <w:rsid w:val="001F499C"/>
    <w:rsid w:val="001F763F"/>
    <w:rsid w:val="00205F5A"/>
    <w:rsid w:val="00206B2A"/>
    <w:rsid w:val="00223F27"/>
    <w:rsid w:val="00224616"/>
    <w:rsid w:val="00231522"/>
    <w:rsid w:val="00254E4C"/>
    <w:rsid w:val="002569DE"/>
    <w:rsid w:val="00267F5B"/>
    <w:rsid w:val="002800C3"/>
    <w:rsid w:val="002807C7"/>
    <w:rsid w:val="002A2BDC"/>
    <w:rsid w:val="002B39E9"/>
    <w:rsid w:val="002D5493"/>
    <w:rsid w:val="002E6C38"/>
    <w:rsid w:val="002F2FAA"/>
    <w:rsid w:val="003008C2"/>
    <w:rsid w:val="003022CF"/>
    <w:rsid w:val="003034AB"/>
    <w:rsid w:val="00306CFC"/>
    <w:rsid w:val="00310C0C"/>
    <w:rsid w:val="00315F88"/>
    <w:rsid w:val="00323BA8"/>
    <w:rsid w:val="00335275"/>
    <w:rsid w:val="003416AB"/>
    <w:rsid w:val="00356C8C"/>
    <w:rsid w:val="00356D75"/>
    <w:rsid w:val="0036009B"/>
    <w:rsid w:val="0037216C"/>
    <w:rsid w:val="003724F4"/>
    <w:rsid w:val="00390850"/>
    <w:rsid w:val="00392EAA"/>
    <w:rsid w:val="003A067B"/>
    <w:rsid w:val="003A5FAF"/>
    <w:rsid w:val="003B45C9"/>
    <w:rsid w:val="003D0B06"/>
    <w:rsid w:val="003D549D"/>
    <w:rsid w:val="003F628E"/>
    <w:rsid w:val="004057A3"/>
    <w:rsid w:val="00413D89"/>
    <w:rsid w:val="00414FD3"/>
    <w:rsid w:val="00430CAC"/>
    <w:rsid w:val="00454C67"/>
    <w:rsid w:val="00460CCC"/>
    <w:rsid w:val="00472502"/>
    <w:rsid w:val="00481D87"/>
    <w:rsid w:val="00484992"/>
    <w:rsid w:val="00484BD4"/>
    <w:rsid w:val="0048546E"/>
    <w:rsid w:val="00494521"/>
    <w:rsid w:val="00496D74"/>
    <w:rsid w:val="00497D0E"/>
    <w:rsid w:val="004A2A63"/>
    <w:rsid w:val="004A541B"/>
    <w:rsid w:val="004B0422"/>
    <w:rsid w:val="004B0FB1"/>
    <w:rsid w:val="004B433A"/>
    <w:rsid w:val="004C6E12"/>
    <w:rsid w:val="004D064E"/>
    <w:rsid w:val="004E37E3"/>
    <w:rsid w:val="004E6D06"/>
    <w:rsid w:val="005027DA"/>
    <w:rsid w:val="00510101"/>
    <w:rsid w:val="0051028A"/>
    <w:rsid w:val="00513CDD"/>
    <w:rsid w:val="00516443"/>
    <w:rsid w:val="0054038D"/>
    <w:rsid w:val="0054083C"/>
    <w:rsid w:val="00546CD3"/>
    <w:rsid w:val="00555E02"/>
    <w:rsid w:val="005564F7"/>
    <w:rsid w:val="0057528D"/>
    <w:rsid w:val="005763B6"/>
    <w:rsid w:val="00577249"/>
    <w:rsid w:val="00583A3E"/>
    <w:rsid w:val="005854F0"/>
    <w:rsid w:val="005876AF"/>
    <w:rsid w:val="00596A22"/>
    <w:rsid w:val="0059727F"/>
    <w:rsid w:val="005C3CF1"/>
    <w:rsid w:val="005C7F1A"/>
    <w:rsid w:val="005D7BC5"/>
    <w:rsid w:val="005E2527"/>
    <w:rsid w:val="005E62CF"/>
    <w:rsid w:val="005F2E3A"/>
    <w:rsid w:val="005F534E"/>
    <w:rsid w:val="005F76C6"/>
    <w:rsid w:val="00600EA7"/>
    <w:rsid w:val="00601D4C"/>
    <w:rsid w:val="006048B9"/>
    <w:rsid w:val="006129A5"/>
    <w:rsid w:val="006212C8"/>
    <w:rsid w:val="00636E09"/>
    <w:rsid w:val="00642C75"/>
    <w:rsid w:val="0064746D"/>
    <w:rsid w:val="00650556"/>
    <w:rsid w:val="00653055"/>
    <w:rsid w:val="0065435A"/>
    <w:rsid w:val="00660AA6"/>
    <w:rsid w:val="00676D14"/>
    <w:rsid w:val="00677722"/>
    <w:rsid w:val="00684F6B"/>
    <w:rsid w:val="006924F3"/>
    <w:rsid w:val="006A1E45"/>
    <w:rsid w:val="006A7234"/>
    <w:rsid w:val="006B2B09"/>
    <w:rsid w:val="006B4287"/>
    <w:rsid w:val="006C66A9"/>
    <w:rsid w:val="006D2EAF"/>
    <w:rsid w:val="006F5B7B"/>
    <w:rsid w:val="007028B8"/>
    <w:rsid w:val="00721EAE"/>
    <w:rsid w:val="007246D9"/>
    <w:rsid w:val="007259A8"/>
    <w:rsid w:val="00726560"/>
    <w:rsid w:val="00731B80"/>
    <w:rsid w:val="007351F9"/>
    <w:rsid w:val="00741042"/>
    <w:rsid w:val="00762928"/>
    <w:rsid w:val="00765B5E"/>
    <w:rsid w:val="00767BCB"/>
    <w:rsid w:val="00776D2C"/>
    <w:rsid w:val="007838D2"/>
    <w:rsid w:val="00786B13"/>
    <w:rsid w:val="00795627"/>
    <w:rsid w:val="007969A2"/>
    <w:rsid w:val="007A0FE6"/>
    <w:rsid w:val="007A2B6D"/>
    <w:rsid w:val="007B5785"/>
    <w:rsid w:val="007B75EB"/>
    <w:rsid w:val="007C2845"/>
    <w:rsid w:val="007D21AA"/>
    <w:rsid w:val="007E18AA"/>
    <w:rsid w:val="007F3630"/>
    <w:rsid w:val="0081422D"/>
    <w:rsid w:val="00826666"/>
    <w:rsid w:val="00827597"/>
    <w:rsid w:val="00831849"/>
    <w:rsid w:val="00834225"/>
    <w:rsid w:val="00840679"/>
    <w:rsid w:val="008432ED"/>
    <w:rsid w:val="00853F25"/>
    <w:rsid w:val="0086017B"/>
    <w:rsid w:val="0086414E"/>
    <w:rsid w:val="008705BA"/>
    <w:rsid w:val="008844FA"/>
    <w:rsid w:val="0088573B"/>
    <w:rsid w:val="008901B9"/>
    <w:rsid w:val="00890794"/>
    <w:rsid w:val="00892458"/>
    <w:rsid w:val="008C17A9"/>
    <w:rsid w:val="008C1B03"/>
    <w:rsid w:val="008C40D3"/>
    <w:rsid w:val="008C6054"/>
    <w:rsid w:val="009023C1"/>
    <w:rsid w:val="00912270"/>
    <w:rsid w:val="00916229"/>
    <w:rsid w:val="009234B7"/>
    <w:rsid w:val="00926352"/>
    <w:rsid w:val="009350EB"/>
    <w:rsid w:val="00935624"/>
    <w:rsid w:val="00936519"/>
    <w:rsid w:val="00944368"/>
    <w:rsid w:val="00953C32"/>
    <w:rsid w:val="00960FD0"/>
    <w:rsid w:val="009773B1"/>
    <w:rsid w:val="00982ECB"/>
    <w:rsid w:val="00990255"/>
    <w:rsid w:val="00996954"/>
    <w:rsid w:val="00997B92"/>
    <w:rsid w:val="009A3002"/>
    <w:rsid w:val="009B7AA3"/>
    <w:rsid w:val="009C013E"/>
    <w:rsid w:val="009E217C"/>
    <w:rsid w:val="009F0E69"/>
    <w:rsid w:val="009F1F0A"/>
    <w:rsid w:val="009F3B94"/>
    <w:rsid w:val="009F6C4C"/>
    <w:rsid w:val="00A043D3"/>
    <w:rsid w:val="00A2585C"/>
    <w:rsid w:val="00A31327"/>
    <w:rsid w:val="00A34FCF"/>
    <w:rsid w:val="00A3773B"/>
    <w:rsid w:val="00A41DB7"/>
    <w:rsid w:val="00A43D6A"/>
    <w:rsid w:val="00A44541"/>
    <w:rsid w:val="00A51984"/>
    <w:rsid w:val="00A57C39"/>
    <w:rsid w:val="00A7104C"/>
    <w:rsid w:val="00A73362"/>
    <w:rsid w:val="00A74675"/>
    <w:rsid w:val="00A81C33"/>
    <w:rsid w:val="00A868F7"/>
    <w:rsid w:val="00A9160E"/>
    <w:rsid w:val="00A94E86"/>
    <w:rsid w:val="00AA7954"/>
    <w:rsid w:val="00AB663F"/>
    <w:rsid w:val="00AB7C56"/>
    <w:rsid w:val="00AC710E"/>
    <w:rsid w:val="00AD2392"/>
    <w:rsid w:val="00AD4ED1"/>
    <w:rsid w:val="00AF09D7"/>
    <w:rsid w:val="00AF2DD4"/>
    <w:rsid w:val="00AF580A"/>
    <w:rsid w:val="00AF5FCF"/>
    <w:rsid w:val="00B010A5"/>
    <w:rsid w:val="00B01706"/>
    <w:rsid w:val="00B0659B"/>
    <w:rsid w:val="00B07F7C"/>
    <w:rsid w:val="00B1635F"/>
    <w:rsid w:val="00B32CCB"/>
    <w:rsid w:val="00B40497"/>
    <w:rsid w:val="00B42FF9"/>
    <w:rsid w:val="00B43E35"/>
    <w:rsid w:val="00B453AF"/>
    <w:rsid w:val="00B57CFD"/>
    <w:rsid w:val="00B74F36"/>
    <w:rsid w:val="00B86653"/>
    <w:rsid w:val="00B95769"/>
    <w:rsid w:val="00B96ADB"/>
    <w:rsid w:val="00BA0799"/>
    <w:rsid w:val="00BA0944"/>
    <w:rsid w:val="00BB2DFE"/>
    <w:rsid w:val="00BB459F"/>
    <w:rsid w:val="00BC2333"/>
    <w:rsid w:val="00BC676A"/>
    <w:rsid w:val="00BD35E4"/>
    <w:rsid w:val="00BE3037"/>
    <w:rsid w:val="00BE61E0"/>
    <w:rsid w:val="00BF2F1C"/>
    <w:rsid w:val="00BF3CC0"/>
    <w:rsid w:val="00C00380"/>
    <w:rsid w:val="00C05908"/>
    <w:rsid w:val="00C06FED"/>
    <w:rsid w:val="00C25C6C"/>
    <w:rsid w:val="00C30185"/>
    <w:rsid w:val="00C414E3"/>
    <w:rsid w:val="00C639C4"/>
    <w:rsid w:val="00C700BD"/>
    <w:rsid w:val="00C71735"/>
    <w:rsid w:val="00C719C3"/>
    <w:rsid w:val="00C76857"/>
    <w:rsid w:val="00CA105F"/>
    <w:rsid w:val="00CA32B9"/>
    <w:rsid w:val="00CA3D74"/>
    <w:rsid w:val="00CB1317"/>
    <w:rsid w:val="00CB157D"/>
    <w:rsid w:val="00CB78F8"/>
    <w:rsid w:val="00CC2CA6"/>
    <w:rsid w:val="00CC4912"/>
    <w:rsid w:val="00CC6568"/>
    <w:rsid w:val="00CC7B20"/>
    <w:rsid w:val="00CD002A"/>
    <w:rsid w:val="00CD4608"/>
    <w:rsid w:val="00CD6C22"/>
    <w:rsid w:val="00CE2E54"/>
    <w:rsid w:val="00CE386B"/>
    <w:rsid w:val="00CE7FF8"/>
    <w:rsid w:val="00CF137D"/>
    <w:rsid w:val="00D03CFE"/>
    <w:rsid w:val="00D04568"/>
    <w:rsid w:val="00D0798B"/>
    <w:rsid w:val="00D10706"/>
    <w:rsid w:val="00D23AD8"/>
    <w:rsid w:val="00D43809"/>
    <w:rsid w:val="00D615C6"/>
    <w:rsid w:val="00D75BDD"/>
    <w:rsid w:val="00D873FC"/>
    <w:rsid w:val="00DC401E"/>
    <w:rsid w:val="00DC4469"/>
    <w:rsid w:val="00DC7A34"/>
    <w:rsid w:val="00DD0C8F"/>
    <w:rsid w:val="00DE2753"/>
    <w:rsid w:val="00DF1131"/>
    <w:rsid w:val="00DF1A6C"/>
    <w:rsid w:val="00E10606"/>
    <w:rsid w:val="00E17A0A"/>
    <w:rsid w:val="00E25451"/>
    <w:rsid w:val="00E2759E"/>
    <w:rsid w:val="00E41EB0"/>
    <w:rsid w:val="00E42635"/>
    <w:rsid w:val="00E47634"/>
    <w:rsid w:val="00E57C92"/>
    <w:rsid w:val="00E57EA5"/>
    <w:rsid w:val="00E60C2B"/>
    <w:rsid w:val="00E6349C"/>
    <w:rsid w:val="00E644E2"/>
    <w:rsid w:val="00E74DAD"/>
    <w:rsid w:val="00E8456E"/>
    <w:rsid w:val="00EB4803"/>
    <w:rsid w:val="00EC7002"/>
    <w:rsid w:val="00ED20BB"/>
    <w:rsid w:val="00ED6AC6"/>
    <w:rsid w:val="00EE2F0E"/>
    <w:rsid w:val="00EE3717"/>
    <w:rsid w:val="00EF7B49"/>
    <w:rsid w:val="00F017A5"/>
    <w:rsid w:val="00F02AF2"/>
    <w:rsid w:val="00F12188"/>
    <w:rsid w:val="00F142DC"/>
    <w:rsid w:val="00F43CE8"/>
    <w:rsid w:val="00F51368"/>
    <w:rsid w:val="00F55B01"/>
    <w:rsid w:val="00F56B54"/>
    <w:rsid w:val="00F60DEA"/>
    <w:rsid w:val="00F64B33"/>
    <w:rsid w:val="00F7027D"/>
    <w:rsid w:val="00F8456A"/>
    <w:rsid w:val="00FA3252"/>
    <w:rsid w:val="00FA3E36"/>
    <w:rsid w:val="00FA545C"/>
    <w:rsid w:val="00FB29B4"/>
    <w:rsid w:val="00FC3063"/>
    <w:rsid w:val="00FC3AB5"/>
    <w:rsid w:val="00FC434C"/>
    <w:rsid w:val="00FC7E3F"/>
    <w:rsid w:val="00FE2A32"/>
    <w:rsid w:val="00FF05F8"/>
    <w:rsid w:val="00FF5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518A5"/>
  <w15:chartTrackingRefBased/>
  <w15:docId w15:val="{C44B6353-8972-40F3-860F-1F87DFB90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002"/>
  </w:style>
  <w:style w:type="paragraph" w:styleId="Heading1">
    <w:name w:val="heading 1"/>
    <w:basedOn w:val="Normal"/>
    <w:next w:val="Normal"/>
    <w:link w:val="Heading1Char"/>
    <w:uiPriority w:val="9"/>
    <w:qFormat/>
    <w:rsid w:val="00B07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7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7F7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07F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07F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07F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7F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7F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7F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F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7F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7F7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07F7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07F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07F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7F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7F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7F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7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F7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07F7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07F7C"/>
    <w:pPr>
      <w:spacing w:before="160"/>
      <w:jc w:val="center"/>
    </w:pPr>
    <w:rPr>
      <w:i/>
      <w:iCs/>
      <w:color w:val="404040" w:themeColor="text1" w:themeTint="BF"/>
    </w:rPr>
  </w:style>
  <w:style w:type="character" w:customStyle="1" w:styleId="QuoteChar">
    <w:name w:val="Quote Char"/>
    <w:basedOn w:val="DefaultParagraphFont"/>
    <w:link w:val="Quote"/>
    <w:uiPriority w:val="29"/>
    <w:rsid w:val="00B07F7C"/>
    <w:rPr>
      <w:i/>
      <w:iCs/>
      <w:color w:val="404040" w:themeColor="text1" w:themeTint="BF"/>
    </w:rPr>
  </w:style>
  <w:style w:type="paragraph" w:styleId="ListParagraph">
    <w:name w:val="List Paragraph"/>
    <w:basedOn w:val="Normal"/>
    <w:uiPriority w:val="34"/>
    <w:qFormat/>
    <w:rsid w:val="00B07F7C"/>
    <w:pPr>
      <w:ind w:left="720"/>
      <w:contextualSpacing/>
    </w:pPr>
  </w:style>
  <w:style w:type="character" w:styleId="IntenseEmphasis">
    <w:name w:val="Intense Emphasis"/>
    <w:basedOn w:val="DefaultParagraphFont"/>
    <w:uiPriority w:val="21"/>
    <w:qFormat/>
    <w:rsid w:val="00B07F7C"/>
    <w:rPr>
      <w:i/>
      <w:iCs/>
      <w:color w:val="0F4761" w:themeColor="accent1" w:themeShade="BF"/>
    </w:rPr>
  </w:style>
  <w:style w:type="paragraph" w:styleId="IntenseQuote">
    <w:name w:val="Intense Quote"/>
    <w:basedOn w:val="Normal"/>
    <w:next w:val="Normal"/>
    <w:link w:val="IntenseQuoteChar"/>
    <w:uiPriority w:val="30"/>
    <w:qFormat/>
    <w:rsid w:val="00B07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F7C"/>
    <w:rPr>
      <w:i/>
      <w:iCs/>
      <w:color w:val="0F4761" w:themeColor="accent1" w:themeShade="BF"/>
    </w:rPr>
  </w:style>
  <w:style w:type="character" w:styleId="IntenseReference">
    <w:name w:val="Intense Reference"/>
    <w:basedOn w:val="DefaultParagraphFont"/>
    <w:uiPriority w:val="32"/>
    <w:qFormat/>
    <w:rsid w:val="00B07F7C"/>
    <w:rPr>
      <w:b/>
      <w:bCs/>
      <w:smallCaps/>
      <w:color w:val="0F4761" w:themeColor="accent1" w:themeShade="BF"/>
      <w:spacing w:val="5"/>
    </w:rPr>
  </w:style>
  <w:style w:type="character" w:styleId="Hyperlink">
    <w:name w:val="Hyperlink"/>
    <w:basedOn w:val="DefaultParagraphFont"/>
    <w:uiPriority w:val="99"/>
    <w:unhideWhenUsed/>
    <w:rsid w:val="00B07F7C"/>
    <w:rPr>
      <w:color w:val="467886" w:themeColor="hyperlink"/>
      <w:u w:val="single"/>
    </w:rPr>
  </w:style>
  <w:style w:type="character" w:styleId="UnresolvedMention">
    <w:name w:val="Unresolved Mention"/>
    <w:basedOn w:val="DefaultParagraphFont"/>
    <w:uiPriority w:val="99"/>
    <w:semiHidden/>
    <w:unhideWhenUsed/>
    <w:rsid w:val="00E10606"/>
    <w:rPr>
      <w:color w:val="605E5C"/>
      <w:shd w:val="clear" w:color="auto" w:fill="E1DFDD"/>
    </w:rPr>
  </w:style>
  <w:style w:type="table" w:styleId="TableGrid">
    <w:name w:val="Table Grid"/>
    <w:basedOn w:val="TableNormal"/>
    <w:uiPriority w:val="39"/>
    <w:rsid w:val="00A71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F3CC0"/>
    <w:rPr>
      <w:b/>
      <w:bCs/>
    </w:rPr>
  </w:style>
  <w:style w:type="paragraph" w:styleId="TOCHeading">
    <w:name w:val="TOC Heading"/>
    <w:basedOn w:val="Heading1"/>
    <w:next w:val="Normal"/>
    <w:uiPriority w:val="39"/>
    <w:unhideWhenUsed/>
    <w:qFormat/>
    <w:rsid w:val="009B7AA3"/>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9B7AA3"/>
    <w:pPr>
      <w:spacing w:after="100"/>
    </w:pPr>
  </w:style>
  <w:style w:type="paragraph" w:styleId="TOC2">
    <w:name w:val="toc 2"/>
    <w:basedOn w:val="Normal"/>
    <w:next w:val="Normal"/>
    <w:autoRedefine/>
    <w:uiPriority w:val="39"/>
    <w:unhideWhenUsed/>
    <w:rsid w:val="009B7AA3"/>
    <w:pPr>
      <w:spacing w:after="100"/>
      <w:ind w:left="280"/>
    </w:pPr>
  </w:style>
  <w:style w:type="paragraph" w:styleId="TOC3">
    <w:name w:val="toc 3"/>
    <w:basedOn w:val="Normal"/>
    <w:next w:val="Normal"/>
    <w:autoRedefine/>
    <w:uiPriority w:val="39"/>
    <w:unhideWhenUsed/>
    <w:rsid w:val="009B7AA3"/>
    <w:pPr>
      <w:spacing w:after="100"/>
      <w:ind w:left="560"/>
    </w:pPr>
  </w:style>
  <w:style w:type="character" w:styleId="FollowedHyperlink">
    <w:name w:val="FollowedHyperlink"/>
    <w:basedOn w:val="DefaultParagraphFont"/>
    <w:uiPriority w:val="99"/>
    <w:semiHidden/>
    <w:unhideWhenUsed/>
    <w:rsid w:val="00F8456A"/>
    <w:rPr>
      <w:color w:val="96607D" w:themeColor="followedHyperlink"/>
      <w:u w:val="single"/>
    </w:rPr>
  </w:style>
  <w:style w:type="paragraph" w:styleId="NormalWeb">
    <w:name w:val="Normal (Web)"/>
    <w:basedOn w:val="Normal"/>
    <w:uiPriority w:val="99"/>
    <w:unhideWhenUsed/>
    <w:rsid w:val="00CE2E54"/>
    <w:pPr>
      <w:spacing w:before="100" w:beforeAutospacing="1" w:after="100" w:afterAutospacing="1" w:line="240" w:lineRule="auto"/>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CE2E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hyperlink" Target="https://github.com/thevien257/Provider-Flutter"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AAFCF4670CE3745BA504989B24FD943" ma:contentTypeVersion="15" ma:contentTypeDescription="Create a new document." ma:contentTypeScope="" ma:versionID="c720f15b2904be5d0814b14f41286b42">
  <xsd:schema xmlns:xsd="http://www.w3.org/2001/XMLSchema" xmlns:xs="http://www.w3.org/2001/XMLSchema" xmlns:p="http://schemas.microsoft.com/office/2006/metadata/properties" xmlns:ns3="dad0ec12-f8ec-4490-8ae1-467d048451b7" xmlns:ns4="9af3a453-42f8-4e33-a47a-d8cffdb28839" targetNamespace="http://schemas.microsoft.com/office/2006/metadata/properties" ma:root="true" ma:fieldsID="f685dc1ebd3fe1a8ed721b0062617109" ns3:_="" ns4:_="">
    <xsd:import namespace="dad0ec12-f8ec-4490-8ae1-467d048451b7"/>
    <xsd:import namespace="9af3a453-42f8-4e33-a47a-d8cffdb2883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0ec12-f8ec-4490-8ae1-467d048451b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af3a453-42f8-4e33-a47a-d8cffdb2883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ad0ec12-f8ec-4490-8ae1-467d048451b7" xsi:nil="true"/>
  </documentManagement>
</p:properties>
</file>

<file path=customXml/itemProps1.xml><?xml version="1.0" encoding="utf-8"?>
<ds:datastoreItem xmlns:ds="http://schemas.openxmlformats.org/officeDocument/2006/customXml" ds:itemID="{2A94DDB6-F807-403A-AC99-717CFE42BA76}">
  <ds:schemaRefs>
    <ds:schemaRef ds:uri="http://schemas.openxmlformats.org/officeDocument/2006/bibliography"/>
  </ds:schemaRefs>
</ds:datastoreItem>
</file>

<file path=customXml/itemProps2.xml><?xml version="1.0" encoding="utf-8"?>
<ds:datastoreItem xmlns:ds="http://schemas.openxmlformats.org/officeDocument/2006/customXml" ds:itemID="{696CD452-36F5-4BCA-950A-2921DE2EC4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0ec12-f8ec-4490-8ae1-467d048451b7"/>
    <ds:schemaRef ds:uri="9af3a453-42f8-4e33-a47a-d8cffdb288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5BDFCD-7C6E-4337-B9BF-16A482101E99}">
  <ds:schemaRefs>
    <ds:schemaRef ds:uri="http://schemas.microsoft.com/sharepoint/v3/contenttype/forms"/>
  </ds:schemaRefs>
</ds:datastoreItem>
</file>

<file path=customXml/itemProps4.xml><?xml version="1.0" encoding="utf-8"?>
<ds:datastoreItem xmlns:ds="http://schemas.openxmlformats.org/officeDocument/2006/customXml" ds:itemID="{1473BA22-581E-443D-B195-205B561A4B15}">
  <ds:schemaRefs>
    <ds:schemaRef ds:uri="http://schemas.microsoft.com/office/2006/metadata/properties"/>
    <ds:schemaRef ds:uri="http://schemas.microsoft.com/office/infopath/2007/PartnerControls"/>
    <ds:schemaRef ds:uri="dad0ec12-f8ec-4490-8ae1-467d048451b7"/>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13</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9425</CharactersWithSpaces>
  <SharedDoc>false</SharedDoc>
  <HLinks>
    <vt:vector size="156" baseType="variant">
      <vt:variant>
        <vt:i4>1441840</vt:i4>
      </vt:variant>
      <vt:variant>
        <vt:i4>149</vt:i4>
      </vt:variant>
      <vt:variant>
        <vt:i4>0</vt:i4>
      </vt:variant>
      <vt:variant>
        <vt:i4>5</vt:i4>
      </vt:variant>
      <vt:variant>
        <vt:lpwstr/>
      </vt:variant>
      <vt:variant>
        <vt:lpwstr>_Toc212377742</vt:lpwstr>
      </vt:variant>
      <vt:variant>
        <vt:i4>1441840</vt:i4>
      </vt:variant>
      <vt:variant>
        <vt:i4>143</vt:i4>
      </vt:variant>
      <vt:variant>
        <vt:i4>0</vt:i4>
      </vt:variant>
      <vt:variant>
        <vt:i4>5</vt:i4>
      </vt:variant>
      <vt:variant>
        <vt:lpwstr/>
      </vt:variant>
      <vt:variant>
        <vt:lpwstr>_Toc212377741</vt:lpwstr>
      </vt:variant>
      <vt:variant>
        <vt:i4>1441840</vt:i4>
      </vt:variant>
      <vt:variant>
        <vt:i4>137</vt:i4>
      </vt:variant>
      <vt:variant>
        <vt:i4>0</vt:i4>
      </vt:variant>
      <vt:variant>
        <vt:i4>5</vt:i4>
      </vt:variant>
      <vt:variant>
        <vt:lpwstr/>
      </vt:variant>
      <vt:variant>
        <vt:lpwstr>_Toc212377740</vt:lpwstr>
      </vt:variant>
      <vt:variant>
        <vt:i4>1114160</vt:i4>
      </vt:variant>
      <vt:variant>
        <vt:i4>131</vt:i4>
      </vt:variant>
      <vt:variant>
        <vt:i4>0</vt:i4>
      </vt:variant>
      <vt:variant>
        <vt:i4>5</vt:i4>
      </vt:variant>
      <vt:variant>
        <vt:lpwstr/>
      </vt:variant>
      <vt:variant>
        <vt:lpwstr>_Toc212377739</vt:lpwstr>
      </vt:variant>
      <vt:variant>
        <vt:i4>1114160</vt:i4>
      </vt:variant>
      <vt:variant>
        <vt:i4>125</vt:i4>
      </vt:variant>
      <vt:variant>
        <vt:i4>0</vt:i4>
      </vt:variant>
      <vt:variant>
        <vt:i4>5</vt:i4>
      </vt:variant>
      <vt:variant>
        <vt:lpwstr/>
      </vt:variant>
      <vt:variant>
        <vt:lpwstr>_Toc212377738</vt:lpwstr>
      </vt:variant>
      <vt:variant>
        <vt:i4>1114160</vt:i4>
      </vt:variant>
      <vt:variant>
        <vt:i4>119</vt:i4>
      </vt:variant>
      <vt:variant>
        <vt:i4>0</vt:i4>
      </vt:variant>
      <vt:variant>
        <vt:i4>5</vt:i4>
      </vt:variant>
      <vt:variant>
        <vt:lpwstr/>
      </vt:variant>
      <vt:variant>
        <vt:lpwstr>_Toc212377737</vt:lpwstr>
      </vt:variant>
      <vt:variant>
        <vt:i4>1114160</vt:i4>
      </vt:variant>
      <vt:variant>
        <vt:i4>113</vt:i4>
      </vt:variant>
      <vt:variant>
        <vt:i4>0</vt:i4>
      </vt:variant>
      <vt:variant>
        <vt:i4>5</vt:i4>
      </vt:variant>
      <vt:variant>
        <vt:lpwstr/>
      </vt:variant>
      <vt:variant>
        <vt:lpwstr>_Toc212377736</vt:lpwstr>
      </vt:variant>
      <vt:variant>
        <vt:i4>1114160</vt:i4>
      </vt:variant>
      <vt:variant>
        <vt:i4>107</vt:i4>
      </vt:variant>
      <vt:variant>
        <vt:i4>0</vt:i4>
      </vt:variant>
      <vt:variant>
        <vt:i4>5</vt:i4>
      </vt:variant>
      <vt:variant>
        <vt:lpwstr/>
      </vt:variant>
      <vt:variant>
        <vt:lpwstr>_Toc212377735</vt:lpwstr>
      </vt:variant>
      <vt:variant>
        <vt:i4>1114160</vt:i4>
      </vt:variant>
      <vt:variant>
        <vt:i4>101</vt:i4>
      </vt:variant>
      <vt:variant>
        <vt:i4>0</vt:i4>
      </vt:variant>
      <vt:variant>
        <vt:i4>5</vt:i4>
      </vt:variant>
      <vt:variant>
        <vt:lpwstr/>
      </vt:variant>
      <vt:variant>
        <vt:lpwstr>_Toc212377734</vt:lpwstr>
      </vt:variant>
      <vt:variant>
        <vt:i4>1114160</vt:i4>
      </vt:variant>
      <vt:variant>
        <vt:i4>95</vt:i4>
      </vt:variant>
      <vt:variant>
        <vt:i4>0</vt:i4>
      </vt:variant>
      <vt:variant>
        <vt:i4>5</vt:i4>
      </vt:variant>
      <vt:variant>
        <vt:lpwstr/>
      </vt:variant>
      <vt:variant>
        <vt:lpwstr>_Toc212377733</vt:lpwstr>
      </vt:variant>
      <vt:variant>
        <vt:i4>1114160</vt:i4>
      </vt:variant>
      <vt:variant>
        <vt:i4>89</vt:i4>
      </vt:variant>
      <vt:variant>
        <vt:i4>0</vt:i4>
      </vt:variant>
      <vt:variant>
        <vt:i4>5</vt:i4>
      </vt:variant>
      <vt:variant>
        <vt:lpwstr/>
      </vt:variant>
      <vt:variant>
        <vt:lpwstr>_Toc212377732</vt:lpwstr>
      </vt:variant>
      <vt:variant>
        <vt:i4>1114160</vt:i4>
      </vt:variant>
      <vt:variant>
        <vt:i4>83</vt:i4>
      </vt:variant>
      <vt:variant>
        <vt:i4>0</vt:i4>
      </vt:variant>
      <vt:variant>
        <vt:i4>5</vt:i4>
      </vt:variant>
      <vt:variant>
        <vt:lpwstr/>
      </vt:variant>
      <vt:variant>
        <vt:lpwstr>_Toc212377731</vt:lpwstr>
      </vt:variant>
      <vt:variant>
        <vt:i4>1114160</vt:i4>
      </vt:variant>
      <vt:variant>
        <vt:i4>77</vt:i4>
      </vt:variant>
      <vt:variant>
        <vt:i4>0</vt:i4>
      </vt:variant>
      <vt:variant>
        <vt:i4>5</vt:i4>
      </vt:variant>
      <vt:variant>
        <vt:lpwstr/>
      </vt:variant>
      <vt:variant>
        <vt:lpwstr>_Toc212377730</vt:lpwstr>
      </vt:variant>
      <vt:variant>
        <vt:i4>1048624</vt:i4>
      </vt:variant>
      <vt:variant>
        <vt:i4>71</vt:i4>
      </vt:variant>
      <vt:variant>
        <vt:i4>0</vt:i4>
      </vt:variant>
      <vt:variant>
        <vt:i4>5</vt:i4>
      </vt:variant>
      <vt:variant>
        <vt:lpwstr/>
      </vt:variant>
      <vt:variant>
        <vt:lpwstr>_Toc212377729</vt:lpwstr>
      </vt:variant>
      <vt:variant>
        <vt:i4>1048624</vt:i4>
      </vt:variant>
      <vt:variant>
        <vt:i4>65</vt:i4>
      </vt:variant>
      <vt:variant>
        <vt:i4>0</vt:i4>
      </vt:variant>
      <vt:variant>
        <vt:i4>5</vt:i4>
      </vt:variant>
      <vt:variant>
        <vt:lpwstr/>
      </vt:variant>
      <vt:variant>
        <vt:lpwstr>_Toc212377728</vt:lpwstr>
      </vt:variant>
      <vt:variant>
        <vt:i4>1048624</vt:i4>
      </vt:variant>
      <vt:variant>
        <vt:i4>59</vt:i4>
      </vt:variant>
      <vt:variant>
        <vt:i4>0</vt:i4>
      </vt:variant>
      <vt:variant>
        <vt:i4>5</vt:i4>
      </vt:variant>
      <vt:variant>
        <vt:lpwstr/>
      </vt:variant>
      <vt:variant>
        <vt:lpwstr>_Toc212377727</vt:lpwstr>
      </vt:variant>
      <vt:variant>
        <vt:i4>1048624</vt:i4>
      </vt:variant>
      <vt:variant>
        <vt:i4>53</vt:i4>
      </vt:variant>
      <vt:variant>
        <vt:i4>0</vt:i4>
      </vt:variant>
      <vt:variant>
        <vt:i4>5</vt:i4>
      </vt:variant>
      <vt:variant>
        <vt:lpwstr/>
      </vt:variant>
      <vt:variant>
        <vt:lpwstr>_Toc212377726</vt:lpwstr>
      </vt:variant>
      <vt:variant>
        <vt:i4>1048624</vt:i4>
      </vt:variant>
      <vt:variant>
        <vt:i4>47</vt:i4>
      </vt:variant>
      <vt:variant>
        <vt:i4>0</vt:i4>
      </vt:variant>
      <vt:variant>
        <vt:i4>5</vt:i4>
      </vt:variant>
      <vt:variant>
        <vt:lpwstr/>
      </vt:variant>
      <vt:variant>
        <vt:lpwstr>_Toc212377725</vt:lpwstr>
      </vt:variant>
      <vt:variant>
        <vt:i4>1048624</vt:i4>
      </vt:variant>
      <vt:variant>
        <vt:i4>41</vt:i4>
      </vt:variant>
      <vt:variant>
        <vt:i4>0</vt:i4>
      </vt:variant>
      <vt:variant>
        <vt:i4>5</vt:i4>
      </vt:variant>
      <vt:variant>
        <vt:lpwstr/>
      </vt:variant>
      <vt:variant>
        <vt:lpwstr>_Toc212377724</vt:lpwstr>
      </vt:variant>
      <vt:variant>
        <vt:i4>1048624</vt:i4>
      </vt:variant>
      <vt:variant>
        <vt:i4>35</vt:i4>
      </vt:variant>
      <vt:variant>
        <vt:i4>0</vt:i4>
      </vt:variant>
      <vt:variant>
        <vt:i4>5</vt:i4>
      </vt:variant>
      <vt:variant>
        <vt:lpwstr/>
      </vt:variant>
      <vt:variant>
        <vt:lpwstr>_Toc212377723</vt:lpwstr>
      </vt:variant>
      <vt:variant>
        <vt:i4>1048624</vt:i4>
      </vt:variant>
      <vt:variant>
        <vt:i4>29</vt:i4>
      </vt:variant>
      <vt:variant>
        <vt:i4>0</vt:i4>
      </vt:variant>
      <vt:variant>
        <vt:i4>5</vt:i4>
      </vt:variant>
      <vt:variant>
        <vt:lpwstr/>
      </vt:variant>
      <vt:variant>
        <vt:lpwstr>_Toc212377722</vt:lpwstr>
      </vt:variant>
      <vt:variant>
        <vt:i4>1048624</vt:i4>
      </vt:variant>
      <vt:variant>
        <vt:i4>23</vt:i4>
      </vt:variant>
      <vt:variant>
        <vt:i4>0</vt:i4>
      </vt:variant>
      <vt:variant>
        <vt:i4>5</vt:i4>
      </vt:variant>
      <vt:variant>
        <vt:lpwstr/>
      </vt:variant>
      <vt:variant>
        <vt:lpwstr>_Toc212377721</vt:lpwstr>
      </vt:variant>
      <vt:variant>
        <vt:i4>1048624</vt:i4>
      </vt:variant>
      <vt:variant>
        <vt:i4>17</vt:i4>
      </vt:variant>
      <vt:variant>
        <vt:i4>0</vt:i4>
      </vt:variant>
      <vt:variant>
        <vt:i4>5</vt:i4>
      </vt:variant>
      <vt:variant>
        <vt:lpwstr/>
      </vt:variant>
      <vt:variant>
        <vt:lpwstr>_Toc212377720</vt:lpwstr>
      </vt:variant>
      <vt:variant>
        <vt:i4>1245232</vt:i4>
      </vt:variant>
      <vt:variant>
        <vt:i4>11</vt:i4>
      </vt:variant>
      <vt:variant>
        <vt:i4>0</vt:i4>
      </vt:variant>
      <vt:variant>
        <vt:i4>5</vt:i4>
      </vt:variant>
      <vt:variant>
        <vt:lpwstr/>
      </vt:variant>
      <vt:variant>
        <vt:lpwstr>_Toc212377719</vt:lpwstr>
      </vt:variant>
      <vt:variant>
        <vt:i4>1245232</vt:i4>
      </vt:variant>
      <vt:variant>
        <vt:i4>5</vt:i4>
      </vt:variant>
      <vt:variant>
        <vt:i4>0</vt:i4>
      </vt:variant>
      <vt:variant>
        <vt:i4>5</vt:i4>
      </vt:variant>
      <vt:variant>
        <vt:lpwstr/>
      </vt:variant>
      <vt:variant>
        <vt:lpwstr>_Toc212377718</vt:lpwstr>
      </vt:variant>
      <vt:variant>
        <vt:i4>6094920</vt:i4>
      </vt:variant>
      <vt:variant>
        <vt:i4>0</vt:i4>
      </vt:variant>
      <vt:variant>
        <vt:i4>0</vt:i4>
      </vt:variant>
      <vt:variant>
        <vt:i4>5</vt:i4>
      </vt:variant>
      <vt:variant>
        <vt:lpwstr>https://github.com/thevien257/Flutter-SQLite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Trịnh Thế Viên</dc:creator>
  <cp:keywords/>
  <dc:description/>
  <cp:lastModifiedBy>Bùi Trịnh Thế Viên</cp:lastModifiedBy>
  <cp:revision>77</cp:revision>
  <dcterms:created xsi:type="dcterms:W3CDTF">2025-10-26T06:37:00Z</dcterms:created>
  <dcterms:modified xsi:type="dcterms:W3CDTF">2025-11-07T04:55:00Z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0x010100DAAFCF4670CE3745BA504989B24FD943</vt:lpwstr>
  </property>
</Properties>
</file>